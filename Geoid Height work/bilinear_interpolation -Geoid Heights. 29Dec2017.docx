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A92B34" w14:textId="77777777" w:rsidR="00E8615E" w:rsidRDefault="00E8615E">
      <w:pPr>
        <w:rPr>
          <w:sz w:val="20"/>
          <w:szCs w:val="20"/>
        </w:rPr>
      </w:pPr>
      <w:r w:rsidRPr="008242AA">
        <w:rPr>
          <w:rStyle w:val="Heading1Char"/>
        </w:rPr>
        <w:t>Case Study</w:t>
      </w:r>
      <w:r w:rsidR="00622CEC">
        <w:rPr>
          <w:sz w:val="20"/>
          <w:szCs w:val="20"/>
        </w:rPr>
        <w:t>: I</w:t>
      </w:r>
      <w:r w:rsidRPr="00FA1EE1">
        <w:rPr>
          <w:sz w:val="20"/>
          <w:szCs w:val="20"/>
        </w:rPr>
        <w:t>nterpolating the geoid height/undulation of a ground location or a space object from the world map of the geoid heights relate to World Geodetic System 1984 north/south latitudes and East/west longitudes</w:t>
      </w:r>
    </w:p>
    <w:p w14:paraId="2AEB2CBA" w14:textId="77777777" w:rsidR="008242AA" w:rsidRDefault="008242AA">
      <w:pPr>
        <w:rPr>
          <w:sz w:val="20"/>
          <w:szCs w:val="20"/>
        </w:rPr>
      </w:pPr>
      <w:r>
        <w:rPr>
          <w:sz w:val="20"/>
          <w:szCs w:val="20"/>
        </w:rPr>
        <w:t>Prepared/Compiled/Edited by: XYZ</w:t>
      </w:r>
    </w:p>
    <w:p w14:paraId="1B1FB650" w14:textId="77777777" w:rsidR="008242AA" w:rsidRDefault="008242AA" w:rsidP="00CC39C1">
      <w:r>
        <w:t>References</w:t>
      </w:r>
      <w:r w:rsidR="00213465">
        <w:t>:</w:t>
      </w:r>
    </w:p>
    <w:p w14:paraId="2AA1CD44" w14:textId="77777777" w:rsidR="004D3047" w:rsidRPr="004D3047" w:rsidRDefault="004D3047" w:rsidP="004D3047">
      <w:pPr>
        <w:pStyle w:val="ListParagraph"/>
        <w:numPr>
          <w:ilvl w:val="0"/>
          <w:numId w:val="2"/>
        </w:numPr>
      </w:pPr>
      <w:r>
        <w:t>Wikipedia.com</w:t>
      </w:r>
    </w:p>
    <w:p w14:paraId="1C4C7801" w14:textId="77777777" w:rsidR="0083028F" w:rsidRDefault="0083028F" w:rsidP="00577B86">
      <w:pPr>
        <w:rPr>
          <w:rStyle w:val="Heading1Char"/>
        </w:rPr>
      </w:pPr>
      <w:r>
        <w:rPr>
          <w:rStyle w:val="Heading1Char"/>
        </w:rPr>
        <w:t>Problem</w:t>
      </w:r>
    </w:p>
    <w:p w14:paraId="3CA49116" w14:textId="77777777" w:rsidR="00E32353" w:rsidRDefault="0083028F" w:rsidP="00E32353">
      <w:pPr>
        <w:pStyle w:val="ListParagraph"/>
        <w:rPr>
          <w:iCs/>
          <w:color w:val="00B050"/>
        </w:rPr>
      </w:pPr>
      <w:r>
        <w:rPr>
          <w:sz w:val="20"/>
          <w:szCs w:val="20"/>
        </w:rPr>
        <w:t>Interpolat</w:t>
      </w:r>
      <w:r w:rsidR="00CC0C64">
        <w:rPr>
          <w:sz w:val="20"/>
          <w:szCs w:val="20"/>
        </w:rPr>
        <w:t>ing a</w:t>
      </w:r>
      <w:r>
        <w:rPr>
          <w:sz w:val="20"/>
          <w:szCs w:val="20"/>
        </w:rPr>
        <w:t xml:space="preserve"> geoid </w:t>
      </w:r>
      <w:r w:rsidR="00CC0C64">
        <w:rPr>
          <w:sz w:val="20"/>
          <w:szCs w:val="20"/>
        </w:rPr>
        <w:t>height</w:t>
      </w:r>
      <w:r>
        <w:rPr>
          <w:sz w:val="20"/>
          <w:szCs w:val="2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oMath>
      <w:r>
        <w:rPr>
          <w:sz w:val="20"/>
          <w:szCs w:val="20"/>
        </w:rPr>
        <w:t xml:space="preserve"> </w:t>
      </w:r>
      <w:r w:rsidR="00CC0C64">
        <w:rPr>
          <w:sz w:val="20"/>
          <w:szCs w:val="20"/>
        </w:rPr>
        <w:t>of a known point associated with the latitudes (</w:t>
      </w:r>
      <m:oMath>
        <m:r>
          <w:rPr>
            <w:rFonts w:ascii="Cambria Math" w:eastAsia="Cambria Math" w:hAnsi="Cambria Math" w:cs="Cambria Math"/>
            <w:color w:val="00B050"/>
            <w:sz w:val="20"/>
            <w:szCs w:val="20"/>
          </w:rPr>
          <m:t>X or ϕ</m:t>
        </m:r>
      </m:oMath>
      <w:r w:rsidR="00CC0C64">
        <w:rPr>
          <w:sz w:val="20"/>
          <w:szCs w:val="20"/>
        </w:rPr>
        <w:t>) and longitude (</w:t>
      </w:r>
      <m:oMath>
        <m:r>
          <m:rPr>
            <m:sty m:val="b"/>
          </m:rPr>
          <w:rPr>
            <w:rFonts w:ascii="Cambria Math" w:hAnsi="Cambria Math"/>
            <w:color w:val="00B050"/>
            <w:sz w:val="20"/>
            <w:szCs w:val="20"/>
          </w:rPr>
          <m:t>Y or λ</m:t>
        </m:r>
      </m:oMath>
      <w:r w:rsidR="00CC0C64">
        <w:rPr>
          <w:sz w:val="20"/>
          <w:szCs w:val="20"/>
        </w:rPr>
        <w:t xml:space="preserve">) </w:t>
      </w:r>
      <w:r w:rsidR="00CC2112">
        <w:rPr>
          <w:sz w:val="20"/>
          <w:szCs w:val="20"/>
        </w:rPr>
        <w:t xml:space="preserve">from the </w:t>
      </w:r>
      <w:r>
        <w:rPr>
          <w:sz w:val="20"/>
          <w:szCs w:val="20"/>
        </w:rPr>
        <w:t>given the World Geodetic System 1984 (WGS 84) geoid height in meters</w:t>
      </w:r>
      <w:r w:rsidR="00A3123D">
        <w:rPr>
          <w:sz w:val="20"/>
          <w:szCs w:val="20"/>
        </w:rPr>
        <w:t xml:space="preserve">, the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oMath>
      <w:r w:rsidR="00A3123D">
        <w:rPr>
          <w:iCs/>
          <w:color w:val="00B050"/>
        </w:rPr>
        <w:t xml:space="preserve"> </w:t>
      </w:r>
      <w:r w:rsidR="00A3123D">
        <w:rPr>
          <w:sz w:val="20"/>
          <w:szCs w:val="20"/>
        </w:rPr>
        <w:t xml:space="preserve">is a discrete function of </w:t>
      </w:r>
      <m:oMath>
        <m:r>
          <w:rPr>
            <w:rFonts w:ascii="Cambria Math" w:eastAsia="Cambria Math" w:hAnsi="Cambria Math" w:cs="Cambria Math"/>
            <w:color w:val="00B050"/>
            <w:sz w:val="20"/>
            <w:szCs w:val="20"/>
          </w:rPr>
          <m:t>X</m:t>
        </m:r>
      </m:oMath>
      <w:r w:rsidR="00A3123D">
        <w:rPr>
          <w:sz w:val="20"/>
          <w:szCs w:val="20"/>
        </w:rPr>
        <w:t xml:space="preserve"> and </w:t>
      </w:r>
      <m:oMath>
        <m:r>
          <m:rPr>
            <m:sty m:val="b"/>
          </m:rPr>
          <w:rPr>
            <w:rFonts w:ascii="Cambria Math" w:hAnsi="Cambria Math"/>
            <w:color w:val="00B050"/>
            <w:sz w:val="20"/>
            <w:szCs w:val="20"/>
          </w:rPr>
          <m:t>Y</m:t>
        </m:r>
      </m:oMath>
      <w:r w:rsidR="00A3123D">
        <w:rPr>
          <w:sz w:val="20"/>
          <w:szCs w:val="20"/>
        </w:rPr>
        <w:t xml:space="preserve"> in degrees and measured from the WGS 84 geoid or mean sea level surface to the ellipsoid surface (Fig 2)</w:t>
      </w:r>
    </w:p>
    <w:p w14:paraId="105EC0DA" w14:textId="77777777" w:rsidR="00CC0C64" w:rsidRDefault="00CC0C64" w:rsidP="00CC0C64">
      <w:pPr>
        <w:pStyle w:val="Heading1"/>
      </w:pPr>
      <w:r>
        <w:t xml:space="preserve">Data Sources </w:t>
      </w:r>
    </w:p>
    <w:p w14:paraId="1E192617" w14:textId="77777777" w:rsidR="0083028F" w:rsidRPr="00E32353" w:rsidRDefault="0083028F" w:rsidP="00E32353">
      <w:pPr>
        <w:rPr>
          <w:sz w:val="20"/>
          <w:szCs w:val="20"/>
        </w:rPr>
      </w:pPr>
    </w:p>
    <w:p w14:paraId="45D7115A" w14:textId="77777777" w:rsidR="00E32353" w:rsidRDefault="00E32353" w:rsidP="00E32353">
      <w:pPr>
        <w:pStyle w:val="ListParagraph"/>
        <w:rPr>
          <w:sz w:val="20"/>
          <w:szCs w:val="20"/>
        </w:rPr>
      </w:pPr>
      <w:r>
        <w:rPr>
          <w:noProof/>
          <w:sz w:val="20"/>
          <w:szCs w:val="20"/>
        </w:rPr>
        <mc:AlternateContent>
          <mc:Choice Requires="wpc">
            <w:drawing>
              <wp:inline distT="0" distB="0" distL="0" distR="0" wp14:anchorId="2148E4CC" wp14:editId="047E2E45">
                <wp:extent cx="6009243" cy="3236133"/>
                <wp:effectExtent l="0" t="0" r="10795" b="2159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22225">
                          <a:solidFill>
                            <a:srgbClr val="00B050"/>
                          </a:solidFill>
                        </a:ln>
                      </wpc:whole>
                      <pic:pic xmlns:pic="http://schemas.openxmlformats.org/drawingml/2006/picture">
                        <pic:nvPicPr>
                          <pic:cNvPr id="68" name="Picture 68" descr="I:\geometry reference frame\geoid2.gif"/>
                          <pic:cNvPicPr/>
                        </pic:nvPicPr>
                        <pic:blipFill>
                          <a:blip r:embed="rId7">
                            <a:extLst>
                              <a:ext uri="{28A0092B-C50C-407E-A947-70E740481C1C}">
                                <a14:useLocalDpi xmlns:a14="http://schemas.microsoft.com/office/drawing/2010/main" val="0"/>
                              </a:ext>
                            </a:extLst>
                          </a:blip>
                          <a:srcRect/>
                          <a:stretch>
                            <a:fillRect/>
                          </a:stretch>
                        </pic:blipFill>
                        <pic:spPr bwMode="auto">
                          <a:xfrm>
                            <a:off x="485217" y="5"/>
                            <a:ext cx="5352424" cy="3200400"/>
                          </a:xfrm>
                          <a:prstGeom prst="rect">
                            <a:avLst/>
                          </a:prstGeom>
                          <a:noFill/>
                          <a:ln>
                            <a:noFill/>
                          </a:ln>
                        </pic:spPr>
                      </pic:pic>
                      <wps:wsp>
                        <wps:cNvPr id="35" name="Text Box 35"/>
                        <wps:cNvSpPr txBox="1"/>
                        <wps:spPr>
                          <a:xfrm rot="16200000">
                            <a:off x="-306711" y="1295405"/>
                            <a:ext cx="1317179"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D2A91B" w14:textId="77777777" w:rsidR="005F2DC8" w:rsidRPr="0059743D" w:rsidRDefault="005F2DC8">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35"/>
                        <wps:cNvSpPr txBox="1"/>
                        <wps:spPr>
                          <a:xfrm>
                            <a:off x="1884010" y="2858645"/>
                            <a:ext cx="2525486" cy="266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1E5E2D" w14:textId="77777777" w:rsidR="005F2DC8" w:rsidRPr="0059743D" w:rsidRDefault="005F2DC8"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Connector 53"/>
                        <wps:cNvCnPr/>
                        <wps:spPr>
                          <a:xfrm flipV="1">
                            <a:off x="909739" y="1072242"/>
                            <a:ext cx="740229" cy="10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flipV="1">
                            <a:off x="1628128" y="1072170"/>
                            <a:ext cx="43611" cy="1436987"/>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flipV="1">
                            <a:off x="909739" y="1072008"/>
                            <a:ext cx="718820" cy="2200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72" name="Text Box 35"/>
                        <wps:cNvSpPr txBox="1"/>
                        <wps:spPr>
                          <a:xfrm>
                            <a:off x="3865594" y="49346"/>
                            <a:ext cx="516687" cy="3316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AB531" w14:textId="77777777" w:rsidR="005F2DC8" w:rsidRPr="0059743D" w:rsidRDefault="00C376A2"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35"/>
                        <wps:cNvSpPr txBox="1"/>
                        <wps:spPr>
                          <a:xfrm>
                            <a:off x="4773716" y="2893911"/>
                            <a:ext cx="1202870" cy="2889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89B1C4" w14:textId="77777777" w:rsidR="005F2DC8" w:rsidRPr="0059743D" w:rsidRDefault="00C376A2"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Arc 55"/>
                        <wps:cNvSpPr/>
                        <wps:spPr>
                          <a:xfrm>
                            <a:off x="1628128" y="1099275"/>
                            <a:ext cx="3592354" cy="1279071"/>
                          </a:xfrm>
                          <a:prstGeom prst="arc">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1617311" y="1083038"/>
                            <a:ext cx="2383971" cy="43633"/>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5220482" y="1763720"/>
                            <a:ext cx="11272" cy="37865"/>
                          </a:xfrm>
                          <a:prstGeom prst="line">
                            <a:avLst/>
                          </a:prstGeom>
                          <a:ln w="19050">
                            <a:solidFill>
                              <a:schemeClr val="tx1"/>
                            </a:solidFill>
                            <a:prstDash val="sysDash"/>
                            <a:tailEnd type="ova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26" editas="canvas" style="width:473.15pt;height:254.8pt;mso-position-horizontal-relative:char;mso-position-vertical-relative:line" coordsize="60090,3235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">
                <v:shape id="_x0000_s1027" type="#_x0000_t75" style="position:absolute;width:60090;height:32359;visibility:visible;mso-wrap-style:square" stroked="t" strokecolor="#00b050" strokeweight="1.75pt">
                  <v:fill o:detectmouseclick="t"/>
                  <v:path o:connecttype="none"/>
                </v:shape>
                <v:shape id="Picture 68" o:spid="_x0000_s1028" type="#_x0000_t75" style="position:absolute;left:4852;width:53524;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67MLBAAAA2wAAAA8AAABkcnMvZG93bnJldi54bWxET8uKwjAU3Q/4D+EK7sZUF0WqaRFRcJzF&#10;oNWFu0tz+9DmpjQZ7fz9ZCG4PJz3KhtMKx7Uu8aygtk0AkFcWN1wpeCc7z4XIJxH1thaJgV/5CBL&#10;Rx8rTLR98pEeJ1+JEMIuQQW1910ipStqMuimtiMOXGl7gz7AvpK6x2cIN62cR1EsDTYcGmrsaFNT&#10;cT/9GgXlz+4QxVs7u26+bpd1OeTxd5MrNRkP6yUIT4N/i1/uvVYQh7HhS/gBMv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67MLBAAAA2wAAAA8AAAAAAAAAAAAAAAAAnwIA&#10;AGRycy9kb3ducmV2LnhtbFBLBQYAAAAABAAEAPcAAACNAwAAAAA=&#10;">
                  <v:imagedata r:id="rId8" o:title="geoid2"/>
                </v:shape>
                <v:shapetype id="_x0000_t202" coordsize="21600,21600" o:spt="202" path="m,l,21600r21600,l21600,xe">
                  <v:stroke joinstyle="miter"/>
                  <v:path gradientshapeok="t" o:connecttype="rect"/>
                </v:shapetype>
                <v:shape id="Text Box 35" o:spid="_x0000_s1029" type="#_x0000_t202" style="position:absolute;left:-3067;top:12953;width:13172;height:266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qMQA&#10;AADbAAAADwAAAGRycy9kb3ducmV2LnhtbESPQWsCMRSE7wX/Q3iCt27WFkVWo9hiUaQIWsHrc/O6&#10;2Xbzsm6irv31plDocZiZb5jJrLWVuFDjS8cK+kkKgjh3uuRCwf7j7XEEwgdkjZVjUnAjD7Np52GC&#10;mXZX3tJlFwoRIewzVGBCqDMpfW7Iok9cTRy9T9dYDFE2hdQNXiPcVvIpTYfSYslxwWBNr4by793Z&#10;Kvhp11/DlyMvFyWFkzksNzf7Tkr1uu18DCJQG/7Df+2VVvA8gN8v8QfI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fv6jEAAAA2wAAAA8AAAAAAAAAAAAAAAAAmAIAAGRycy9k&#10;b3ducmV2LnhtbFBLBQYAAAAABAAEAPUAAACJAwAAAAA=&#10;" fillcolor="white [3201]" strokeweight=".5pt">
                  <v:textbox>
                    <w:txbxContent>
                      <w:p w:rsidR="005F2DC8" w:rsidRPr="0059743D" w:rsidRDefault="005F2DC8">
                        <w:pPr>
                          <w:rPr>
                            <w:b/>
                            <w:color w:val="00B050"/>
                          </w:rPr>
                        </w:pPr>
                        <w:r w:rsidRPr="0059743D">
                          <w:rPr>
                            <w:b/>
                            <w:color w:val="00B050"/>
                          </w:rPr>
                          <w:t xml:space="preserve">Latitude </w:t>
                        </w:r>
                        <m:oMath>
                          <m:r>
                            <m:rPr>
                              <m:sty m:val="bi"/>
                            </m:rPr>
                            <w:rPr>
                              <w:rFonts w:ascii="Cambria Math" w:hAnsi="Cambria Math"/>
                              <w:color w:val="00B050"/>
                            </w:rPr>
                            <m:t>(</m:t>
                          </m:r>
                          <m:r>
                            <m:rPr>
                              <m:sty m:val="bi"/>
                            </m:rPr>
                            <w:rPr>
                              <w:rFonts w:ascii="Cambria Math" w:eastAsia="Cambria Math" w:hAnsi="Cambria Math" w:cs="Cambria Math"/>
                              <w:color w:val="00B050"/>
                              <w:sz w:val="20"/>
                              <w:szCs w:val="20"/>
                            </w:rPr>
                            <m:t>X or ϕ)</m:t>
                          </m:r>
                        </m:oMath>
                      </w:p>
                    </w:txbxContent>
                  </v:textbox>
                </v:shape>
                <v:shape id="Text Box 35" o:spid="_x0000_s1030" type="#_x0000_t202" style="position:absolute;left:18840;top:28586;width:25254;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5F2DC8" w:rsidRPr="0059743D" w:rsidRDefault="005F2DC8" w:rsidP="0059743D">
                        <w:pPr>
                          <w:pStyle w:val="NormalWeb"/>
                          <w:spacing w:before="0" w:beforeAutospacing="0" w:after="160" w:afterAutospacing="0" w:line="256" w:lineRule="auto"/>
                          <w:jc w:val="center"/>
                          <w:rPr>
                            <w:b/>
                            <w:color w:val="00B050"/>
                          </w:rPr>
                        </w:pPr>
                        <w:r>
                          <w:rPr>
                            <w:rFonts w:eastAsia="SimSun"/>
                            <w:b/>
                            <w:color w:val="00B050"/>
                            <w:sz w:val="22"/>
                            <w:szCs w:val="22"/>
                          </w:rPr>
                          <w:t xml:space="preserve">Fig. 1 </w:t>
                        </w:r>
                        <w:r w:rsidRPr="0059743D">
                          <w:rPr>
                            <w:rFonts w:eastAsia="SimSun"/>
                            <w:b/>
                            <w:color w:val="00B050"/>
                            <w:sz w:val="22"/>
                            <w:szCs w:val="22"/>
                          </w:rPr>
                          <w:t xml:space="preserve">Longitude  </w:t>
                        </w:r>
                        <m:oMath>
                          <m:r>
                            <m:rPr>
                              <m:sty m:val="bi"/>
                            </m:rPr>
                            <w:rPr>
                              <w:rFonts w:ascii="Cambria Math" w:eastAsia="SimSun" w:hAnsi="Cambria Math"/>
                              <w:color w:val="00B050"/>
                              <w:sz w:val="22"/>
                              <w:szCs w:val="22"/>
                            </w:rPr>
                            <m:t>(</m:t>
                          </m:r>
                          <m:r>
                            <m:rPr>
                              <m:sty m:val="bi"/>
                            </m:rPr>
                            <w:rPr>
                              <w:rFonts w:ascii="Cambria Math" w:eastAsia="Cambria Math" w:hAnsi="Cambria Math" w:cs="Cambria Math"/>
                              <w:color w:val="00B050"/>
                              <w:sz w:val="20"/>
                              <w:szCs w:val="20"/>
                            </w:rPr>
                            <m:t>Y or λ)</m:t>
                          </m:r>
                        </m:oMath>
                      </w:p>
                    </w:txbxContent>
                  </v:textbox>
                </v:shape>
                <v:line id="Straight Connector 53" o:spid="_x0000_s1031" style="position:absolute;flip:y;visibility:visible;mso-wrap-style:square" from="9097,10722" to="16499,10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7hcUAAADbAAAADwAAAGRycy9kb3ducmV2LnhtbESPQWvCQBSE74X+h+UVems2tST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7hcUAAADbAAAADwAAAAAAAAAA&#10;AAAAAAChAgAAZHJzL2Rvd25yZXYueG1sUEsFBgAAAAAEAAQA+QAAAJMDAAAAAA==&#10;" strokecolor="#5b9bd5 [3204]" strokeweight=".5pt">
                  <v:stroke joinstyle="miter"/>
                </v:line>
                <v:line id="Straight Connector 70" o:spid="_x0000_s1032" style="position:absolute;flip:x y;visibility:visible;mso-wrap-style:square" from="16281,10721" to="16717,250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3j3sEAAADbAAAADwAAAGRycy9kb3ducmV2LnhtbERP3WrCMBS+H/gO4Qi7m6kytlmNIqIw&#10;KoP58wDH5rQpNic1ybR7e3Mx2OXH9z9f9rYVN/KhcaxgPMpAEJdON1wrOB23Lx8gQkTW2DomBb8U&#10;YLkYPM0x1+7Oe7odYi1SCIccFZgYu1zKUBqyGEauI05c5bzFmKCvpfZ4T+G2lZMse5MWG04NBjta&#10;Gyovhx+r4Fh8n4sd6+mmMq++aifF/mt9Vep52K9mICL18V/85/7UCt7T+vQl/Q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vePewQAAANsAAAAPAAAAAAAAAAAAAAAA&#10;AKECAABkcnMvZG93bnJldi54bWxQSwUGAAAAAAQABAD5AAAAjwMAAAAA&#10;" strokecolor="black [3213]" strokeweight="1.5pt">
                  <v:stroke dashstyle="3 1" endarrow="oval" joinstyle="miter"/>
                </v:line>
                <v:line id="Straight Connector 71" o:spid="_x0000_s1033" style="position:absolute;flip:y;visibility:visible;mso-wrap-style:square" from="9097,10720" to="16285,10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uAocMAAADbAAAADwAAAGRycy9kb3ducmV2LnhtbESPT4vCMBTE78J+h/AWvNlUDyrVKIvQ&#10;RW/rv2WPj+bZBpuX0kSt++mNIHgcZuY3zHzZ2VpcqfXGsYJhkoIgLpw2XCo47PPBFIQPyBprx6Tg&#10;Th6Wi4/eHDPtbryl6y6UIkLYZ6igCqHJpPRFRRZ94hri6J1cazFE2ZZSt3iLcFvLUZqOpUXDcaHC&#10;hlYVFefdxSrIMR+f9e//ZVrv/44/uDHfq7VRqv/Zfc1ABOrCO/xqr7WCyRC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rgKHDAAAA2wAAAA8AAAAAAAAAAAAA&#10;AAAAoQIAAGRycy9kb3ducmV2LnhtbFBLBQYAAAAABAAEAPkAAACRAwAAAAA=&#10;" strokecolor="black [3213]" strokeweight="1.5pt">
                  <v:stroke dashstyle="3 1" joinstyle="miter"/>
                </v:line>
                <v:shape id="Text Box 35" o:spid="_x0000_s1034" type="#_x0000_t202" style="position:absolute;left:38655;top:493;width:5167;height:3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5F2DC8" w:rsidRPr="0059743D" w:rsidRDefault="005F2DC8" w:rsidP="0059743D">
                        <w:pPr>
                          <w:pStyle w:val="NormalWeb"/>
                          <w:spacing w:before="0" w:beforeAutospacing="0" w:after="160" w:afterAutospacing="0" w:line="254" w:lineRule="auto"/>
                          <w:jc w:val="center"/>
                          <w:rPr>
                            <w:sz w:val="32"/>
                            <w:szCs w:val="32"/>
                          </w:rPr>
                        </w:pPr>
                        <m:oMathPara>
                          <m:oMath>
                            <m:sSub>
                              <m:sSubPr>
                                <m:ctrlPr>
                                  <w:rPr>
                                    <w:rFonts w:ascii="Cambria Math" w:eastAsia="SimSun" w:hAnsi="Cambria Math"/>
                                    <w:b/>
                                    <w:bCs/>
                                    <w:i/>
                                    <w:iCs/>
                                    <w:color w:val="00B050"/>
                                    <w:sz w:val="32"/>
                                    <w:szCs w:val="32"/>
                                  </w:rPr>
                                </m:ctrlPr>
                              </m:sSubPr>
                              <m:e>
                                <m:r>
                                  <m:rPr>
                                    <m:sty m:val="bi"/>
                                  </m:rPr>
                                  <w:rPr>
                                    <w:rFonts w:ascii="Cambria Math" w:eastAsia="SimSun" w:hAnsi="Cambria Math"/>
                                    <w:color w:val="00B050"/>
                                    <w:sz w:val="32"/>
                                    <w:szCs w:val="32"/>
                                  </w:rPr>
                                  <m:t>N</m:t>
                                </m:r>
                              </m:e>
                              <m:sub>
                                <m:r>
                                  <m:rPr>
                                    <m:sty m:val="bi"/>
                                  </m:rPr>
                                  <w:rPr>
                                    <w:rFonts w:ascii="Cambria Math" w:eastAsia="SimSun" w:hAnsi="Cambria Math"/>
                                    <w:color w:val="00B050"/>
                                    <w:sz w:val="32"/>
                                    <w:szCs w:val="32"/>
                                  </w:rPr>
                                  <m:t>XY</m:t>
                                </m:r>
                              </m:sub>
                            </m:sSub>
                          </m:oMath>
                        </m:oMathPara>
                      </w:p>
                    </w:txbxContent>
                  </v:textbox>
                </v:shape>
                <v:shape id="Text Box 35" o:spid="_x0000_s1035" type="#_x0000_t202" style="position:absolute;left:47737;top:28939;width:12028;height:2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5F2DC8" w:rsidRPr="0059743D" w:rsidRDefault="005F2DC8" w:rsidP="0059743D">
                        <w:pPr>
                          <w:pStyle w:val="NormalWeb"/>
                          <w:spacing w:before="0" w:beforeAutospacing="0" w:after="160" w:afterAutospacing="0" w:line="252" w:lineRule="auto"/>
                          <w:jc w:val="center"/>
                        </w:pPr>
                        <m:oMathPara>
                          <m:oMathParaPr>
                            <m:jc m:val="centerGroup"/>
                          </m:oMathParaPr>
                          <m:oMath>
                            <m:sSub>
                              <m:sSubPr>
                                <m:ctrlPr>
                                  <w:rPr>
                                    <w:rFonts w:ascii="Cambria Math" w:eastAsia="SimSun" w:hAnsi="Cambria Math"/>
                                    <w:b/>
                                    <w:bCs/>
                                    <w:i/>
                                    <w:iCs/>
                                    <w:color w:val="00B050"/>
                                    <w:sz w:val="22"/>
                                    <w:szCs w:val="22"/>
                                  </w:rPr>
                                </m:ctrlPr>
                              </m:sSubPr>
                              <m:e>
                                <m:r>
                                  <m:rPr>
                                    <m:sty m:val="bi"/>
                                  </m:rPr>
                                  <w:rPr>
                                    <w:rFonts w:ascii="Cambria Math" w:eastAsia="SimSun" w:hAnsi="Cambria Math"/>
                                    <w:color w:val="00B050"/>
                                    <w:sz w:val="22"/>
                                    <w:szCs w:val="22"/>
                                  </w:rPr>
                                  <m:t>N</m:t>
                                </m:r>
                              </m:e>
                              <m:sub>
                                <m:r>
                                  <m:rPr>
                                    <m:sty m:val="bi"/>
                                  </m:rPr>
                                  <w:rPr>
                                    <w:rFonts w:ascii="Cambria Math" w:eastAsia="SimSun" w:hAnsi="Cambria Math"/>
                                    <w:color w:val="00B050"/>
                                    <w:sz w:val="22"/>
                                    <w:szCs w:val="22"/>
                                  </w:rPr>
                                  <m:t>XY</m:t>
                                </m:r>
                              </m:sub>
                            </m:sSub>
                            <m:r>
                              <m:rPr>
                                <m:sty m:val="bi"/>
                              </m:rPr>
                              <w:rPr>
                                <w:rFonts w:ascii="Cambria Math" w:eastAsia="SimSun" w:hAnsi="Cambria Math"/>
                                <w:color w:val="00B050"/>
                                <w:sz w:val="22"/>
                                <w:szCs w:val="22"/>
                              </w:rPr>
                              <m:t xml:space="preserve"> (Meters)</m:t>
                            </m:r>
                          </m:oMath>
                        </m:oMathPara>
                      </w:p>
                    </w:txbxContent>
                  </v:textbox>
                </v:shape>
                <v:shape id="Arc 55" o:spid="_x0000_s1036" style="position:absolute;left:16281;top:10992;width:35923;height:12791;visibility:visible;mso-wrap-style:square;v-text-anchor:middle" coordsize="3592354,1279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Rf8EA&#10;AADbAAAADwAAAGRycy9kb3ducmV2LnhtbESP0YrCMBRE3xf8h3AXfNumu6BINZYiugg+6foB1+ba&#10;ljY3pYmx/r0RhH0cZuYMs8pH04lAg2ssK/hOUhDEpdUNVwrOf7uvBQjnkTV2lknBgxzk68nHCjNt&#10;73ykcPKViBB2GSqove8zKV1Zk0GX2J44elc7GPRRDpXUA94j3HTyJ03n0mDDcaHGnjY1le3pZhQ0&#10;OH8UfKh+bdjLRdiE7aUtW6Wmn2OxBOFp9P/hd3uvFcxm8PoSf4B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70X/BAAAA2wAAAA8AAAAAAAAAAAAAAAAAmAIAAGRycy9kb3du&#10;cmV2LnhtbFBLBQYAAAAABAAEAPUAAACGAwAAAAA=&#10;" path="m1796177,nsc2788178,,3592354,286330,3592354,639536r-1796177,l1796177,xem1796177,nfc2788178,,3592354,286330,3592354,639536e" filled="f" strokecolor="black [3213]" strokeweight="1pt">
                  <v:stroke dashstyle="dash" endarrow="block" joinstyle="miter"/>
                  <v:path arrowok="t" o:connecttype="custom" o:connectlocs="1796177,0;3592354,639536" o:connectangles="0,0"/>
                </v:shape>
                <v:line id="Straight Connector 56" o:spid="_x0000_s1037" style="position:absolute;visibility:visible;mso-wrap-style:square" from="16173,10830" to="40012,1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elJMMAAADbAAAADwAAAGRycy9kb3ducmV2LnhtbESPQWsCMRSE74X+h/AK3jTbitKuRhGL&#10;or3VetDbc/O6WXbzEjZR139vCkKPw8x8w0znnW3EhdpQOVbwOshAEBdOV1wq2P+s+u8gQkTW2Dgm&#10;BTcKMJ89P00x1+7K33TZxVIkCIccFZgYfS5lKAxZDAPniZP361qLMcm2lLrFa4LbRr5l2VharDgt&#10;GPS0NFTUu7NV8LHZ0ufJu8Lfstqsv46H4b52SvVeusUERKQu/ocf7Y1WMBrD35f0A+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HpSTDAAAA2wAAAA8AAAAAAAAAAAAA&#10;AAAAoQIAAGRycy9kb3ducmV2LnhtbFBLBQYAAAAABAAEAPkAAACRAwAAAAA=&#10;" strokecolor="black [3213]" strokeweight="1pt">
                  <v:stroke dashstyle="dash" joinstyle="miter"/>
                </v:line>
                <v:line id="Straight Connector 75" o:spid="_x0000_s1038" style="position:absolute;flip:y;visibility:visible;mso-wrap-style:square" from="52204,17637" to="52317,180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bnSMMAAADbAAAADwAAAGRycy9kb3ducmV2LnhtbESPT4vCMBTE74LfIbwFb2u66q5STYsI&#10;ohfX9c/F26N5tsXmpTRR67c3woLHYWZ+w8zS1lTiRo0rLSv46kcgiDOrS84VHA/LzwkI55E1VpZJ&#10;wYMcpEm3M8NY2zvv6Lb3uQgQdjEqKLyvYyldVpBB17c1cfDOtjHog2xyqRu8B7ip5CCKfqTBksNC&#10;gTUtCsou+6tRMIqwJNo+nJmv2nq1+XXDv9NEqd5HO5+C8NT6d/i/vdYKxt/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50jDAAAA2wAAAA8AAAAAAAAAAAAA&#10;AAAAoQIAAGRycy9kb3ducmV2LnhtbFBLBQYAAAAABAAEAPkAAACRAwAAAAA=&#10;" strokecolor="black [3213]" strokeweight="1.5pt">
                  <v:stroke dashstyle="3 1" endarrow="oval" joinstyle="miter"/>
                </v:line>
                <w10:anchorlock/>
              </v:group>
            </w:pict>
          </mc:Fallback>
        </mc:AlternateContent>
      </w:r>
    </w:p>
    <w:p w14:paraId="66C19118" w14:textId="77777777" w:rsidR="00FF51B0" w:rsidRDefault="00863167" w:rsidP="00FF51B0">
      <w:pPr>
        <w:spacing w:after="0" w:line="240" w:lineRule="auto"/>
        <w:rPr>
          <w:sz w:val="24"/>
          <w:szCs w:val="24"/>
        </w:rPr>
      </w:pPr>
      <w:r>
        <w:rPr>
          <w:sz w:val="24"/>
          <w:szCs w:val="24"/>
        </w:rPr>
        <w:t xml:space="preserve">Table 1 contains entries of </w:t>
      </w:r>
      <w:r w:rsidR="004560E5">
        <w:rPr>
          <w:sz w:val="20"/>
          <w:szCs w:val="20"/>
        </w:rPr>
        <w:t>the World Geodetic System 1984 (WGS 84) geoid</w:t>
      </w:r>
      <w:r>
        <w:rPr>
          <w:sz w:val="20"/>
          <w:szCs w:val="20"/>
        </w:rPr>
        <w:t xml:space="preserve"> heights as a lookup table based on the geodetic latitudes and longitudes</w:t>
      </w:r>
    </w:p>
    <w:p w14:paraId="2AE83909" w14:textId="77777777" w:rsidR="00A3123D" w:rsidRDefault="00A3123D" w:rsidP="00FF51B0">
      <w:pPr>
        <w:spacing w:after="0" w:line="240" w:lineRule="auto"/>
        <w:rPr>
          <w:sz w:val="24"/>
          <w:szCs w:val="24"/>
        </w:rPr>
      </w:pPr>
    </w:p>
    <w:p w14:paraId="29E0D6A7" w14:textId="77777777" w:rsidR="002A1E66" w:rsidRDefault="00A3123D" w:rsidP="00863167">
      <w:pPr>
        <w:pStyle w:val="Heading1"/>
      </w:pPr>
      <w:r>
        <w:t>Table 1.  WGS- 84 Geoid Heights versus Geodetic Latitudes from +90</w:t>
      </w:r>
      <w:r>
        <w:rPr>
          <w:vertAlign w:val="superscript"/>
        </w:rPr>
        <w:t>0</w:t>
      </w:r>
      <w:r>
        <w:t xml:space="preserve"> to -90</w:t>
      </w:r>
      <w:r>
        <w:rPr>
          <w:vertAlign w:val="superscript"/>
        </w:rPr>
        <w:t>0</w:t>
      </w:r>
      <w:r>
        <w:t xml:space="preserve"> wrt Longitudes from </w:t>
      </w:r>
      <w:r w:rsidR="00CC39C1">
        <w:t>-180</w:t>
      </w:r>
      <w:r w:rsidR="00CC39C1">
        <w:rPr>
          <w:vertAlign w:val="superscript"/>
        </w:rPr>
        <w:t>0</w:t>
      </w:r>
      <w:r w:rsidR="00CC39C1">
        <w:t xml:space="preserve"> to 170</w:t>
      </w:r>
      <w:r w:rsidR="00CC39C1">
        <w:rPr>
          <w:vertAlign w:val="superscript"/>
        </w:rPr>
        <w:t>0</w:t>
      </w:r>
    </w:p>
    <w:p w14:paraId="319789FA" w14:textId="77777777" w:rsidR="00A3123D" w:rsidRDefault="00A3123D" w:rsidP="00FF51B0">
      <w:pPr>
        <w:spacing w:after="0" w:line="240" w:lineRule="auto"/>
        <w:rPr>
          <w:sz w:val="24"/>
          <w:szCs w:val="24"/>
        </w:rPr>
      </w:pPr>
    </w:p>
    <w:p w14:paraId="1D951656" w14:textId="77777777" w:rsidR="002A1E66" w:rsidRPr="00E4401B" w:rsidRDefault="002A1E66" w:rsidP="002A1E66">
      <w:pPr>
        <w:spacing w:after="0" w:line="240" w:lineRule="auto"/>
        <w:rPr>
          <w:sz w:val="24"/>
          <w:szCs w:val="24"/>
        </w:rPr>
      </w:pPr>
      <w:r w:rsidRPr="00E4401B">
        <w:rPr>
          <w:sz w:val="24"/>
          <w:szCs w:val="24"/>
        </w:rPr>
        <w:t>13,13,13,13,13,13,13,13,13,13,13,13,13,13,13,13,13,13,13,13,13,13,13,13,13,13,13,13,13,13,13,13,13,13,13,13</w:t>
      </w:r>
    </w:p>
    <w:p w14:paraId="7B86A4E6" w14:textId="77777777" w:rsidR="002A1E66" w:rsidRPr="00E4401B" w:rsidRDefault="002A1E66" w:rsidP="002A1E66">
      <w:pPr>
        <w:spacing w:after="0" w:line="240" w:lineRule="auto"/>
        <w:rPr>
          <w:sz w:val="24"/>
          <w:szCs w:val="24"/>
        </w:rPr>
      </w:pPr>
      <w:r w:rsidRPr="00E4401B">
        <w:rPr>
          <w:sz w:val="24"/>
          <w:szCs w:val="24"/>
        </w:rPr>
        <w:t>3,1,-2,-3,-3,-3,-1,3,1,5,9,11,19,27,31,34,33,34,33,34,28,23,17,13,9,4,4,1,-2,-2,0,2,3,2,1,1</w:t>
      </w:r>
    </w:p>
    <w:p w14:paraId="77710C94" w14:textId="77777777" w:rsidR="002A1E66" w:rsidRPr="00E4401B" w:rsidRDefault="002A1E66" w:rsidP="002A1E66">
      <w:pPr>
        <w:spacing w:after="0" w:line="240" w:lineRule="auto"/>
        <w:rPr>
          <w:sz w:val="24"/>
          <w:szCs w:val="24"/>
        </w:rPr>
      </w:pPr>
      <w:r w:rsidRPr="00E4401B">
        <w:rPr>
          <w:sz w:val="24"/>
          <w:szCs w:val="24"/>
        </w:rPr>
        <w:t>2,2,1,-1,-3,-7,-14,-24,-27,-25,-19,3,24,37,47,60,61,58,51,43,29,20,12,5,-2,-10,-14,-12,-10,-14,-12,-6,-2,3,6,4</w:t>
      </w:r>
    </w:p>
    <w:p w14:paraId="46FC81E0" w14:textId="77777777" w:rsidR="002A1E66" w:rsidRPr="00E4401B" w:rsidRDefault="002A1E66" w:rsidP="002A1E66">
      <w:pPr>
        <w:spacing w:after="0" w:line="240" w:lineRule="auto"/>
        <w:rPr>
          <w:sz w:val="24"/>
          <w:szCs w:val="24"/>
        </w:rPr>
      </w:pPr>
      <w:r w:rsidRPr="00E4401B">
        <w:rPr>
          <w:sz w:val="24"/>
          <w:szCs w:val="24"/>
        </w:rPr>
        <w:t>2,9,17,10,13,1,-14,-30,-39,-46,-42,-21,6,29,49,65,60,57,47,41,21,18,14,7,-3,-22,-29,-32,-32,-26,-15,-2,13,17,19,6</w:t>
      </w:r>
    </w:p>
    <w:p w14:paraId="600F4ECE" w14:textId="77777777" w:rsidR="002A1E66" w:rsidRPr="00E4401B" w:rsidRDefault="002A1E66" w:rsidP="002A1E66">
      <w:pPr>
        <w:spacing w:after="0" w:line="240" w:lineRule="auto"/>
        <w:rPr>
          <w:sz w:val="24"/>
          <w:szCs w:val="24"/>
        </w:rPr>
      </w:pPr>
      <w:r w:rsidRPr="00E4401B">
        <w:rPr>
          <w:sz w:val="24"/>
          <w:szCs w:val="24"/>
        </w:rPr>
        <w:t>-8,8,8,1,-11,-19,-16,-18,-22,-35,-40,-26,-12,24,45,63,62,59,47,48,42,28,12,-10,-19,-33,-43,-42,-43,-29,-2,17,23,22,6,2</w:t>
      </w:r>
    </w:p>
    <w:p w14:paraId="464F2C46" w14:textId="77777777" w:rsidR="002A1E66" w:rsidRPr="00E4401B" w:rsidRDefault="002A1E66" w:rsidP="002A1E66">
      <w:pPr>
        <w:spacing w:after="0" w:line="240" w:lineRule="auto"/>
        <w:rPr>
          <w:sz w:val="24"/>
          <w:szCs w:val="24"/>
        </w:rPr>
      </w:pPr>
      <w:r w:rsidRPr="00E4401B">
        <w:rPr>
          <w:sz w:val="24"/>
          <w:szCs w:val="24"/>
        </w:rPr>
        <w:t>-12,-10,-13,-20,-31,-34,-21,-16,-26,-34,-33,-35,-26,2,33,59,52,51,52,48,35,40,33,-9,-28,-39,-48,-59,-50,-28,3,23,37,18,-1,-11</w:t>
      </w:r>
    </w:p>
    <w:p w14:paraId="6662416F" w14:textId="77777777" w:rsidR="002A1E66" w:rsidRPr="00E4401B" w:rsidRDefault="002A1E66" w:rsidP="002A1E66">
      <w:pPr>
        <w:spacing w:after="0" w:line="240" w:lineRule="auto"/>
        <w:rPr>
          <w:sz w:val="24"/>
          <w:szCs w:val="24"/>
        </w:rPr>
      </w:pPr>
      <w:r w:rsidRPr="00E4401B">
        <w:rPr>
          <w:sz w:val="24"/>
          <w:szCs w:val="24"/>
        </w:rPr>
        <w:t>-7,-5,-8,-15,-28,-40,-42,-29,-22,-26,-32,-51,-40,-17,17,31,34,44,36,28,29,17,12,-20,-15,-40,-33,-34,-34,-28,7,29,43,20,4,-6</w:t>
      </w:r>
    </w:p>
    <w:p w14:paraId="62752E84" w14:textId="77777777" w:rsidR="002A1E66" w:rsidRPr="00E4401B" w:rsidRDefault="002A1E66" w:rsidP="002A1E66">
      <w:pPr>
        <w:spacing w:after="0" w:line="240" w:lineRule="auto"/>
        <w:rPr>
          <w:sz w:val="24"/>
          <w:szCs w:val="24"/>
        </w:rPr>
      </w:pPr>
      <w:r w:rsidRPr="00E4401B">
        <w:rPr>
          <w:sz w:val="24"/>
          <w:szCs w:val="24"/>
        </w:rPr>
        <w:t>5,10,7,-7,-23,-39,-47,-34,-9,-10,-20,-45,-48,-32,-9,17,25,31,31,26,15,6,1,-29,-44,-61,-67,-59,-36,-11,21,39,49,39,22,10</w:t>
      </w:r>
    </w:p>
    <w:p w14:paraId="44866D12" w14:textId="77777777" w:rsidR="002A1E66" w:rsidRPr="00E4401B" w:rsidRDefault="002A1E66" w:rsidP="002A1E66">
      <w:pPr>
        <w:spacing w:after="0" w:line="240" w:lineRule="auto"/>
        <w:rPr>
          <w:sz w:val="24"/>
          <w:szCs w:val="24"/>
        </w:rPr>
      </w:pPr>
      <w:r w:rsidRPr="00E4401B">
        <w:rPr>
          <w:sz w:val="24"/>
          <w:szCs w:val="24"/>
        </w:rPr>
        <w:t>13,12,11,2,-11,-28,-38,-29,-10,3,1,-11,-41,-42,-16,3,17,33,22,23,2,-3,-7,-36,-59,-90,-95,-63,-24,12,53,60,58,46,36,26</w:t>
      </w:r>
    </w:p>
    <w:p w14:paraId="741333B0" w14:textId="77777777" w:rsidR="002A1E66" w:rsidRPr="00E4401B" w:rsidRDefault="002A1E66" w:rsidP="002A1E66">
      <w:pPr>
        <w:spacing w:after="0" w:line="240" w:lineRule="auto"/>
        <w:rPr>
          <w:sz w:val="24"/>
          <w:szCs w:val="24"/>
        </w:rPr>
      </w:pPr>
      <w:r w:rsidRPr="00E4401B">
        <w:rPr>
          <w:sz w:val="24"/>
          <w:szCs w:val="24"/>
        </w:rPr>
        <w:t>22,16,17,13,1,-12,-23,-20,-14,-3,14,10,-15,-27,-18,3,12,20,18,12,-13,-9,-28,-49,-62,-89,-102,-63,-9,33,58,73,74,63,50,32</w:t>
      </w:r>
    </w:p>
    <w:p w14:paraId="1FB2D336" w14:textId="77777777" w:rsidR="002A1E66" w:rsidRPr="00E4401B" w:rsidRDefault="002A1E66" w:rsidP="002A1E66">
      <w:pPr>
        <w:spacing w:after="0" w:line="240" w:lineRule="auto"/>
        <w:rPr>
          <w:sz w:val="24"/>
          <w:szCs w:val="24"/>
        </w:rPr>
      </w:pPr>
      <w:r w:rsidRPr="00E4401B">
        <w:rPr>
          <w:sz w:val="24"/>
          <w:szCs w:val="24"/>
        </w:rPr>
        <w:t>36,22,11,6,-1,-8,-10,-8,-11,-9,1,32,4,-18,-13,-9,4,14,12,13,-2,-14,-25,-32,-38,-60,-75,-63,-26,0,35,52,68,76,64,52</w:t>
      </w:r>
    </w:p>
    <w:p w14:paraId="2A5D843A" w14:textId="77777777" w:rsidR="002A1E66" w:rsidRPr="00E4401B" w:rsidRDefault="002A1E66" w:rsidP="002A1E66">
      <w:pPr>
        <w:spacing w:after="0" w:line="240" w:lineRule="auto"/>
        <w:rPr>
          <w:sz w:val="24"/>
          <w:szCs w:val="24"/>
        </w:rPr>
      </w:pPr>
      <w:r w:rsidRPr="00E4401B">
        <w:rPr>
          <w:sz w:val="24"/>
          <w:szCs w:val="24"/>
        </w:rPr>
        <w:t>51,27,10,0,-9,-11,-5,-2,-3,-1,9,35,20,-5,-6,-5,0,13,17,23,21,8,-9,-10,-11,-20,-40,-47,-45,-25,5,23,45,58,57,63</w:t>
      </w:r>
    </w:p>
    <w:p w14:paraId="60A67518" w14:textId="77777777" w:rsidR="002A1E66" w:rsidRPr="00E4401B" w:rsidRDefault="002A1E66" w:rsidP="002A1E66">
      <w:pPr>
        <w:spacing w:after="0" w:line="240" w:lineRule="auto"/>
        <w:rPr>
          <w:sz w:val="24"/>
          <w:szCs w:val="24"/>
        </w:rPr>
      </w:pPr>
      <w:r w:rsidRPr="00E4401B">
        <w:rPr>
          <w:sz w:val="24"/>
          <w:szCs w:val="24"/>
        </w:rPr>
        <w:t>46,22,5,-2,-8,-13,-10,-7,-4,1,9,32,16,4,-8,4,12,15,22,27,34,29,14,15,15,7,-9,-25,-37,-39,-23,-14,15,33,34,45</w:t>
      </w:r>
    </w:p>
    <w:p w14:paraId="6CE6F341" w14:textId="77777777" w:rsidR="002A1E66" w:rsidRPr="00E4401B" w:rsidRDefault="002A1E66" w:rsidP="002A1E66">
      <w:pPr>
        <w:spacing w:after="0" w:line="240" w:lineRule="auto"/>
        <w:rPr>
          <w:sz w:val="24"/>
          <w:szCs w:val="24"/>
        </w:rPr>
      </w:pPr>
      <w:r w:rsidRPr="00E4401B">
        <w:rPr>
          <w:sz w:val="24"/>
          <w:szCs w:val="24"/>
        </w:rPr>
        <w:t>21,6,1,-7,-12,-12,-12,-10,-7,-1,8,23,15,-2,-6,6,21,24,18,26,31,33,39,41,30,24,13,-2,-20,-32,-33,-27,-14,-2,5,20</w:t>
      </w:r>
    </w:p>
    <w:p w14:paraId="730F0723" w14:textId="77777777" w:rsidR="002A1E66" w:rsidRPr="00E4401B" w:rsidRDefault="002A1E66" w:rsidP="002A1E66">
      <w:pPr>
        <w:spacing w:after="0" w:line="240" w:lineRule="auto"/>
        <w:rPr>
          <w:sz w:val="24"/>
          <w:szCs w:val="24"/>
        </w:rPr>
      </w:pPr>
      <w:r w:rsidRPr="00E4401B">
        <w:rPr>
          <w:sz w:val="24"/>
          <w:szCs w:val="24"/>
        </w:rPr>
        <w:t>-15,-18,-18,-16,-17,-15,-10,-10,-8,-2,6,14,13,3,3,10,20,27,25,26,34,39,45,45,38,39,28,13,-1,-15,-22,-22,-18,-15,-14,-10</w:t>
      </w:r>
    </w:p>
    <w:p w14:paraId="2291B3BE" w14:textId="77777777" w:rsidR="002A1E66" w:rsidRPr="00E4401B" w:rsidRDefault="002A1E66" w:rsidP="002A1E66">
      <w:pPr>
        <w:spacing w:after="0" w:line="240" w:lineRule="auto"/>
        <w:rPr>
          <w:sz w:val="24"/>
          <w:szCs w:val="24"/>
        </w:rPr>
      </w:pPr>
      <w:r w:rsidRPr="00E4401B">
        <w:rPr>
          <w:sz w:val="24"/>
          <w:szCs w:val="24"/>
        </w:rPr>
        <w:t>-45,-43,-37,-32,-30,-26,-23,-22,-16,-10,-2,10,20,20,21,24,22,17,16,19,25,30,35,35,33,30,27,10,-2,-14,-23,-30,-33,-29,-35,-43</w:t>
      </w:r>
    </w:p>
    <w:p w14:paraId="4AA93466" w14:textId="77777777" w:rsidR="002A1E66" w:rsidRPr="00E4401B" w:rsidRDefault="002A1E66" w:rsidP="002A1E66">
      <w:pPr>
        <w:spacing w:after="0" w:line="240" w:lineRule="auto"/>
        <w:rPr>
          <w:sz w:val="24"/>
          <w:szCs w:val="24"/>
        </w:rPr>
      </w:pPr>
      <w:r w:rsidRPr="00E4401B">
        <w:rPr>
          <w:sz w:val="24"/>
          <w:szCs w:val="24"/>
        </w:rPr>
        <w:t>-61,-60,-61,-55,-49,-44,-38,-31,-25,-16,-6,1,4,5,4,2,6,12,16,16,17,21,20,26,26,22,16,10,-1,-16,-29,-36,-46,-55,-54,-59</w:t>
      </w:r>
    </w:p>
    <w:p w14:paraId="584C059E" w14:textId="77777777" w:rsidR="002A1E66" w:rsidRPr="00E4401B" w:rsidRDefault="002A1E66" w:rsidP="002A1E66">
      <w:pPr>
        <w:spacing w:after="0" w:line="240" w:lineRule="auto"/>
        <w:rPr>
          <w:sz w:val="24"/>
          <w:szCs w:val="24"/>
        </w:rPr>
      </w:pPr>
      <w:r w:rsidRPr="00E4401B">
        <w:rPr>
          <w:sz w:val="24"/>
          <w:szCs w:val="24"/>
        </w:rPr>
        <w:t>-53,-54,-55,-52,-48,-42,-38,-38,-29,-26,-26,-24,-23,-21,-19,-16,-12,-8,-4,-1,1,4,4,6,5,4,2,-6,-15,-24,-33,-40,-48,-50,-53,-52</w:t>
      </w:r>
    </w:p>
    <w:p w14:paraId="7780730F" w14:textId="77777777" w:rsidR="002A1E66" w:rsidRDefault="002A1E66" w:rsidP="002A1E66">
      <w:pPr>
        <w:spacing w:after="0" w:line="240" w:lineRule="auto"/>
        <w:rPr>
          <w:sz w:val="24"/>
          <w:szCs w:val="24"/>
        </w:rPr>
      </w:pPr>
      <w:r w:rsidRPr="00E4401B">
        <w:rPr>
          <w:sz w:val="24"/>
          <w:szCs w:val="24"/>
        </w:rPr>
        <w:t>-30,-30,-30,-30,-30,-30,-30,-30,-30,-30,-30,-30,-30,-30,-30,-30,-30,-30,-30,-30,-30,-30,-30,-30,-30,-30,-30,-30,-30,-30,-30,-30,-30,-30,-30,-30</w:t>
      </w:r>
    </w:p>
    <w:p w14:paraId="15CAFF89" w14:textId="77777777" w:rsidR="00FF51B0" w:rsidRDefault="00FF51B0" w:rsidP="00FF51B0">
      <w:pPr>
        <w:spacing w:after="0" w:line="240" w:lineRule="auto"/>
        <w:rPr>
          <w:sz w:val="24"/>
          <w:szCs w:val="24"/>
        </w:rPr>
      </w:pPr>
    </w:p>
    <w:p w14:paraId="27B9F2A1" w14:textId="77777777" w:rsidR="002A1E66" w:rsidRDefault="00270D8A" w:rsidP="00FF51B0">
      <w:pPr>
        <w:spacing w:after="0" w:line="240" w:lineRule="auto"/>
        <w:rPr>
          <w:sz w:val="24"/>
          <w:szCs w:val="24"/>
        </w:rPr>
      </w:pPr>
      <w:r>
        <w:rPr>
          <w:sz w:val="24"/>
          <w:szCs w:val="24"/>
        </w:rPr>
        <w:t>With the Python program</w:t>
      </w:r>
      <w:r w:rsidR="00CC39C1">
        <w:rPr>
          <w:sz w:val="24"/>
          <w:szCs w:val="24"/>
        </w:rPr>
        <w:t xml:space="preserve"> shown in Table 2</w:t>
      </w:r>
      <w:r>
        <w:rPr>
          <w:sz w:val="24"/>
          <w:szCs w:val="24"/>
        </w:rPr>
        <w:t>, t</w:t>
      </w:r>
      <w:r w:rsidR="002A1E66">
        <w:rPr>
          <w:sz w:val="24"/>
          <w:szCs w:val="24"/>
        </w:rPr>
        <w:t xml:space="preserve">he above data are read into a </w:t>
      </w:r>
      <w:r>
        <w:rPr>
          <w:sz w:val="24"/>
          <w:szCs w:val="24"/>
        </w:rPr>
        <w:t xml:space="preserve">19x37 </w:t>
      </w:r>
      <w:r w:rsidR="004560E5">
        <w:rPr>
          <w:sz w:val="24"/>
          <w:szCs w:val="24"/>
        </w:rPr>
        <w:t xml:space="preserve">array matrix. The entries are the values of the geoid heights: </w:t>
      </w:r>
    </w:p>
    <w:p w14:paraId="239DC562" w14:textId="77777777" w:rsidR="00270D8A" w:rsidRDefault="00270D8A" w:rsidP="00270D8A">
      <w:pPr>
        <w:pStyle w:val="ListParagraph"/>
        <w:numPr>
          <w:ilvl w:val="0"/>
          <w:numId w:val="5"/>
        </w:numPr>
        <w:spacing w:after="0" w:line="240" w:lineRule="auto"/>
        <w:rPr>
          <w:sz w:val="24"/>
          <w:szCs w:val="24"/>
        </w:rPr>
      </w:pPr>
      <w:r>
        <w:rPr>
          <w:sz w:val="24"/>
          <w:szCs w:val="24"/>
        </w:rPr>
        <w:t>Column numbers  (C)  from 0 to 36 starting -180</w:t>
      </w:r>
      <w:r>
        <w:rPr>
          <w:sz w:val="24"/>
          <w:szCs w:val="24"/>
          <w:vertAlign w:val="superscript"/>
        </w:rPr>
        <w:t>0</w:t>
      </w:r>
      <w:r>
        <w:rPr>
          <w:sz w:val="24"/>
          <w:szCs w:val="24"/>
        </w:rPr>
        <w:t xml:space="preserve"> to +170</w:t>
      </w:r>
      <w:r>
        <w:rPr>
          <w:sz w:val="24"/>
          <w:szCs w:val="24"/>
          <w:vertAlign w:val="superscript"/>
        </w:rPr>
        <w:t>0</w:t>
      </w:r>
      <w:r>
        <w:rPr>
          <w:sz w:val="24"/>
          <w:szCs w:val="24"/>
        </w:rPr>
        <w:t xml:space="preserve"> increment by 10</w:t>
      </w:r>
      <w:r>
        <w:rPr>
          <w:sz w:val="24"/>
          <w:szCs w:val="24"/>
          <w:vertAlign w:val="superscript"/>
        </w:rPr>
        <w:t>0</w:t>
      </w:r>
    </w:p>
    <w:p w14:paraId="76AA1199" w14:textId="77777777" w:rsidR="00270D8A" w:rsidRPr="00270D8A" w:rsidRDefault="00270D8A" w:rsidP="00270D8A">
      <w:pPr>
        <w:pStyle w:val="ListParagraph"/>
        <w:numPr>
          <w:ilvl w:val="0"/>
          <w:numId w:val="5"/>
        </w:numPr>
        <w:spacing w:after="0" w:line="240" w:lineRule="auto"/>
        <w:rPr>
          <w:sz w:val="24"/>
          <w:szCs w:val="24"/>
        </w:rPr>
      </w:pPr>
      <w:r>
        <w:rPr>
          <w:sz w:val="24"/>
          <w:szCs w:val="24"/>
        </w:rPr>
        <w:t>Row numbers (R) from 0 to 18 starting +90</w:t>
      </w:r>
      <w:r>
        <w:rPr>
          <w:sz w:val="24"/>
          <w:szCs w:val="24"/>
          <w:vertAlign w:val="superscript"/>
        </w:rPr>
        <w:t>0</w:t>
      </w:r>
      <w:r>
        <w:rPr>
          <w:sz w:val="24"/>
          <w:szCs w:val="24"/>
        </w:rPr>
        <w:t xml:space="preserve"> to -90</w:t>
      </w:r>
      <w:r>
        <w:rPr>
          <w:sz w:val="24"/>
          <w:szCs w:val="24"/>
          <w:vertAlign w:val="superscript"/>
        </w:rPr>
        <w:t>0</w:t>
      </w:r>
      <w:r>
        <w:rPr>
          <w:sz w:val="24"/>
          <w:szCs w:val="24"/>
        </w:rPr>
        <w:t xml:space="preserve"> decrement by 10</w:t>
      </w:r>
      <w:r>
        <w:rPr>
          <w:sz w:val="24"/>
          <w:szCs w:val="24"/>
          <w:vertAlign w:val="superscript"/>
        </w:rPr>
        <w:t>0</w:t>
      </w:r>
    </w:p>
    <w:p w14:paraId="757201FB" w14:textId="77777777" w:rsidR="00270D8A" w:rsidRDefault="00270D8A" w:rsidP="00270D8A">
      <w:pPr>
        <w:pStyle w:val="ListParagraph"/>
        <w:spacing w:after="0" w:line="240" w:lineRule="auto"/>
        <w:rPr>
          <w:sz w:val="24"/>
          <w:szCs w:val="24"/>
        </w:rPr>
      </w:pPr>
      <w:r>
        <w:rPr>
          <w:sz w:val="24"/>
          <w:szCs w:val="24"/>
        </w:rPr>
        <w:t>Note: the entries of longitude +180</w:t>
      </w:r>
      <w:r>
        <w:rPr>
          <w:sz w:val="24"/>
          <w:szCs w:val="24"/>
          <w:vertAlign w:val="superscript"/>
        </w:rPr>
        <w:t>0</w:t>
      </w:r>
      <w:r>
        <w:rPr>
          <w:sz w:val="24"/>
          <w:szCs w:val="24"/>
        </w:rPr>
        <w:t xml:space="preserve"> is equal to longitude -180</w:t>
      </w:r>
      <w:r>
        <w:rPr>
          <w:sz w:val="24"/>
          <w:szCs w:val="24"/>
          <w:vertAlign w:val="superscript"/>
        </w:rPr>
        <w:t>0</w:t>
      </w:r>
      <w:r>
        <w:rPr>
          <w:sz w:val="24"/>
          <w:szCs w:val="24"/>
        </w:rPr>
        <w:t xml:space="preserve"> (Earth longitude wraps around). For convenience, column 37 for the longitude +180</w:t>
      </w:r>
      <w:r>
        <w:rPr>
          <w:sz w:val="24"/>
          <w:szCs w:val="24"/>
          <w:vertAlign w:val="superscript"/>
        </w:rPr>
        <w:t>0</w:t>
      </w:r>
      <w:r>
        <w:rPr>
          <w:sz w:val="24"/>
          <w:szCs w:val="24"/>
        </w:rPr>
        <w:t xml:space="preserve"> may be added.</w:t>
      </w:r>
      <w:r w:rsidR="004560E5">
        <w:rPr>
          <w:sz w:val="24"/>
          <w:szCs w:val="24"/>
        </w:rPr>
        <w:t xml:space="preserve"> Then the matrix becomes a 19x38 array matrix.</w:t>
      </w:r>
    </w:p>
    <w:p w14:paraId="31C2ED80" w14:textId="77777777" w:rsidR="00863167" w:rsidRDefault="00863167" w:rsidP="00270D8A">
      <w:pPr>
        <w:pStyle w:val="ListParagraph"/>
        <w:spacing w:after="0" w:line="240" w:lineRule="auto"/>
        <w:rPr>
          <w:sz w:val="24"/>
          <w:szCs w:val="24"/>
        </w:rPr>
      </w:pPr>
    </w:p>
    <w:p w14:paraId="1E1E0FF5" w14:textId="77777777" w:rsidR="00863167" w:rsidRDefault="00863167" w:rsidP="00270D8A">
      <w:pPr>
        <w:pStyle w:val="ListParagraph"/>
        <w:spacing w:after="0" w:line="240" w:lineRule="auto"/>
        <w:rPr>
          <w:sz w:val="24"/>
          <w:szCs w:val="24"/>
        </w:rPr>
      </w:pPr>
    </w:p>
    <w:p w14:paraId="0256F649" w14:textId="77777777" w:rsidR="00863167" w:rsidRDefault="00863167" w:rsidP="00270D8A">
      <w:pPr>
        <w:pStyle w:val="ListParagraph"/>
        <w:spacing w:after="0" w:line="240" w:lineRule="auto"/>
        <w:rPr>
          <w:sz w:val="24"/>
          <w:szCs w:val="24"/>
        </w:rPr>
      </w:pPr>
    </w:p>
    <w:p w14:paraId="5D32FE8C" w14:textId="77777777" w:rsidR="00863167" w:rsidRDefault="00863167" w:rsidP="00270D8A">
      <w:pPr>
        <w:pStyle w:val="ListParagraph"/>
        <w:spacing w:after="0" w:line="240" w:lineRule="auto"/>
        <w:rPr>
          <w:sz w:val="24"/>
          <w:szCs w:val="24"/>
        </w:rPr>
      </w:pPr>
    </w:p>
    <w:p w14:paraId="085C2B43" w14:textId="77777777" w:rsidR="00863167" w:rsidRDefault="00863167" w:rsidP="00270D8A">
      <w:pPr>
        <w:pStyle w:val="ListParagraph"/>
        <w:spacing w:after="0" w:line="240" w:lineRule="auto"/>
        <w:rPr>
          <w:sz w:val="24"/>
          <w:szCs w:val="24"/>
        </w:rPr>
      </w:pPr>
    </w:p>
    <w:p w14:paraId="52F4711F" w14:textId="77777777" w:rsidR="00CC39C1" w:rsidRDefault="00CC39C1" w:rsidP="00270D8A">
      <w:pPr>
        <w:pStyle w:val="ListParagraph"/>
        <w:spacing w:after="0" w:line="240" w:lineRule="auto"/>
        <w:rPr>
          <w:sz w:val="24"/>
          <w:szCs w:val="24"/>
        </w:rPr>
      </w:pPr>
    </w:p>
    <w:p w14:paraId="06A48C8E" w14:textId="77777777" w:rsidR="00CC39C1" w:rsidRPr="00270D8A" w:rsidRDefault="00CC39C1" w:rsidP="00863167">
      <w:pPr>
        <w:pStyle w:val="Heading1"/>
      </w:pPr>
      <w:r>
        <w:t>Table 2. Example of Table 1 format wrt Python Programming</w:t>
      </w:r>
    </w:p>
    <w:p w14:paraId="71B0D257" w14:textId="77777777" w:rsidR="00FF51B0" w:rsidRDefault="00FF51B0" w:rsidP="00FF51B0">
      <w:pPr>
        <w:rPr>
          <w:sz w:val="20"/>
          <w:szCs w:val="20"/>
        </w:rPr>
      </w:pPr>
    </w:p>
    <w:tbl>
      <w:tblPr>
        <w:tblW w:w="0" w:type="auto"/>
        <w:tblLook w:val="04A0" w:firstRow="1" w:lastRow="0" w:firstColumn="1" w:lastColumn="0" w:noHBand="0" w:noVBand="1"/>
      </w:tblPr>
      <w:tblGrid>
        <w:gridCol w:w="365"/>
        <w:gridCol w:w="314"/>
        <w:gridCol w:w="346"/>
        <w:gridCol w:w="294"/>
        <w:gridCol w:w="395"/>
        <w:gridCol w:w="395"/>
        <w:gridCol w:w="395"/>
        <w:gridCol w:w="395"/>
        <w:gridCol w:w="395"/>
        <w:gridCol w:w="395"/>
        <w:gridCol w:w="395"/>
        <w:gridCol w:w="395"/>
        <w:gridCol w:w="395"/>
        <w:gridCol w:w="346"/>
        <w:gridCol w:w="346"/>
        <w:gridCol w:w="346"/>
        <w:gridCol w:w="346"/>
        <w:gridCol w:w="346"/>
        <w:gridCol w:w="346"/>
        <w:gridCol w:w="346"/>
        <w:gridCol w:w="346"/>
        <w:gridCol w:w="346"/>
        <w:gridCol w:w="314"/>
        <w:gridCol w:w="314"/>
        <w:gridCol w:w="314"/>
        <w:gridCol w:w="314"/>
        <w:gridCol w:w="314"/>
        <w:gridCol w:w="314"/>
        <w:gridCol w:w="314"/>
        <w:gridCol w:w="314"/>
        <w:gridCol w:w="314"/>
        <w:gridCol w:w="314"/>
        <w:gridCol w:w="363"/>
        <w:gridCol w:w="363"/>
        <w:gridCol w:w="363"/>
        <w:gridCol w:w="363"/>
        <w:gridCol w:w="363"/>
        <w:gridCol w:w="363"/>
        <w:gridCol w:w="363"/>
        <w:gridCol w:w="363"/>
        <w:gridCol w:w="363"/>
      </w:tblGrid>
      <w:tr w:rsidR="00C62297" w:rsidRPr="00C62297" w14:paraId="4EECBC67" w14:textId="77777777" w:rsidTr="002A1E66">
        <w:trPr>
          <w:trHeight w:val="292"/>
        </w:trPr>
        <w:tc>
          <w:tcPr>
            <w:tcW w:w="0" w:type="auto"/>
            <w:tcBorders>
              <w:right w:val="single" w:sz="4" w:space="0" w:color="auto"/>
            </w:tcBorders>
          </w:tcPr>
          <w:p w14:paraId="27823AA2"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right w:val="single" w:sz="4" w:space="0" w:color="auto"/>
            </w:tcBorders>
            <w:shd w:val="clear" w:color="auto" w:fill="auto"/>
            <w:noWrap/>
            <w:vAlign w:val="bottom"/>
          </w:tcPr>
          <w:p w14:paraId="4A102966"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38"/>
            <w:tcBorders>
              <w:top w:val="single" w:sz="4" w:space="0" w:color="auto"/>
              <w:left w:val="single" w:sz="4" w:space="0" w:color="auto"/>
              <w:bottom w:val="single" w:sz="4" w:space="0" w:color="auto"/>
              <w:right w:val="single" w:sz="4" w:space="0" w:color="auto"/>
            </w:tcBorders>
            <w:shd w:val="clear" w:color="auto" w:fill="auto"/>
            <w:noWrap/>
            <w:vAlign w:val="bottom"/>
          </w:tcPr>
          <w:p w14:paraId="69111202" w14:textId="77777777" w:rsidR="00C62297" w:rsidRPr="00C62297" w:rsidRDefault="00C62297" w:rsidP="002A1E66">
            <w:pPr>
              <w:spacing w:after="0" w:line="240" w:lineRule="auto"/>
              <w:jc w:val="center"/>
              <w:rPr>
                <w:rFonts w:ascii="Garamond" w:eastAsia="Times New Roman" w:hAnsi="Garamond" w:cs="Calibri"/>
                <w:color w:val="000000"/>
                <w:sz w:val="18"/>
                <w:szCs w:val="18"/>
              </w:rPr>
            </w:pPr>
            <w:r w:rsidRPr="00C62297">
              <w:rPr>
                <w:rFonts w:ascii="Garamond" w:eastAsia="Times New Roman" w:hAnsi="Garamond" w:cs="Calibri"/>
                <w:color w:val="FF0000"/>
                <w:sz w:val="18"/>
                <w:szCs w:val="18"/>
              </w:rPr>
              <w:t>L</w:t>
            </w:r>
            <w:r w:rsidR="002A1E66">
              <w:rPr>
                <w:rFonts w:ascii="Garamond" w:eastAsia="Times New Roman" w:hAnsi="Garamond" w:cs="Calibri"/>
                <w:color w:val="FF0000"/>
                <w:sz w:val="18"/>
                <w:szCs w:val="18"/>
              </w:rPr>
              <w:t>ONGITUDE</w:t>
            </w:r>
          </w:p>
        </w:tc>
      </w:tr>
      <w:tr w:rsidR="002A1E66" w:rsidRPr="00C62297" w14:paraId="50AC7233" w14:textId="77777777" w:rsidTr="002A1E66">
        <w:trPr>
          <w:trHeight w:val="292"/>
        </w:trPr>
        <w:tc>
          <w:tcPr>
            <w:tcW w:w="0" w:type="auto"/>
            <w:tcBorders>
              <w:top w:val="nil"/>
              <w:bottom w:val="single" w:sz="4" w:space="0" w:color="auto"/>
              <w:right w:val="single" w:sz="4" w:space="0" w:color="auto"/>
            </w:tcBorders>
          </w:tcPr>
          <w:p w14:paraId="6B04A7E9"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gridSpan w:val="2"/>
            <w:tcBorders>
              <w:top w:val="nil"/>
              <w:bottom w:val="single" w:sz="4" w:space="0" w:color="auto"/>
              <w:right w:val="single" w:sz="4" w:space="0" w:color="auto"/>
            </w:tcBorders>
            <w:shd w:val="clear" w:color="auto" w:fill="auto"/>
            <w:noWrap/>
            <w:vAlign w:val="bottom"/>
            <w:hideMark/>
          </w:tcPr>
          <w:p w14:paraId="2CAA967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p w14:paraId="275A768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2983F" w14:textId="77777777" w:rsidR="00C62297" w:rsidRPr="002A1E66" w:rsidRDefault="002A1E66"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C</w:t>
            </w:r>
          </w:p>
        </w:tc>
        <w:tc>
          <w:tcPr>
            <w:tcW w:w="0" w:type="auto"/>
            <w:tcBorders>
              <w:top w:val="nil"/>
              <w:left w:val="nil"/>
              <w:bottom w:val="single" w:sz="4" w:space="0" w:color="auto"/>
              <w:right w:val="single" w:sz="4" w:space="0" w:color="auto"/>
            </w:tcBorders>
            <w:shd w:val="clear" w:color="auto" w:fill="auto"/>
            <w:noWrap/>
            <w:vAlign w:val="bottom"/>
            <w:hideMark/>
          </w:tcPr>
          <w:p w14:paraId="31179C5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14:paraId="71D5FF03"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14:paraId="39A4F985"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14:paraId="09053EA8"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14:paraId="2941769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14:paraId="4F705F18"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14:paraId="24FCF170"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14:paraId="16C727BD"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14:paraId="714C2D2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14:paraId="126D843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14:paraId="0E770C3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081CCE6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14:paraId="5427549B"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14:paraId="03E59C93"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14:paraId="1AB453D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14:paraId="13017843"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14:paraId="3A6F604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14:paraId="5DCE727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14:paraId="540B23A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14:paraId="4A640D12"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19</w:t>
            </w:r>
          </w:p>
        </w:tc>
        <w:tc>
          <w:tcPr>
            <w:tcW w:w="0" w:type="auto"/>
            <w:tcBorders>
              <w:top w:val="nil"/>
              <w:left w:val="nil"/>
              <w:bottom w:val="single" w:sz="4" w:space="0" w:color="auto"/>
              <w:right w:val="single" w:sz="4" w:space="0" w:color="auto"/>
            </w:tcBorders>
            <w:shd w:val="clear" w:color="auto" w:fill="auto"/>
            <w:noWrap/>
            <w:vAlign w:val="bottom"/>
            <w:hideMark/>
          </w:tcPr>
          <w:p w14:paraId="7B563CFC"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14:paraId="366E7A65"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21</w:t>
            </w:r>
          </w:p>
        </w:tc>
        <w:tc>
          <w:tcPr>
            <w:tcW w:w="0" w:type="auto"/>
            <w:tcBorders>
              <w:top w:val="nil"/>
              <w:left w:val="nil"/>
              <w:bottom w:val="single" w:sz="4" w:space="0" w:color="auto"/>
              <w:right w:val="single" w:sz="4" w:space="0" w:color="auto"/>
            </w:tcBorders>
            <w:shd w:val="clear" w:color="auto" w:fill="auto"/>
            <w:noWrap/>
            <w:vAlign w:val="bottom"/>
            <w:hideMark/>
          </w:tcPr>
          <w:p w14:paraId="475A4F6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22</w:t>
            </w:r>
          </w:p>
        </w:tc>
        <w:tc>
          <w:tcPr>
            <w:tcW w:w="0" w:type="auto"/>
            <w:tcBorders>
              <w:top w:val="nil"/>
              <w:left w:val="nil"/>
              <w:bottom w:val="single" w:sz="4" w:space="0" w:color="auto"/>
              <w:right w:val="single" w:sz="4" w:space="0" w:color="auto"/>
            </w:tcBorders>
            <w:shd w:val="clear" w:color="auto" w:fill="auto"/>
            <w:noWrap/>
            <w:vAlign w:val="bottom"/>
            <w:hideMark/>
          </w:tcPr>
          <w:p w14:paraId="6EA60786"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23</w:t>
            </w:r>
          </w:p>
        </w:tc>
        <w:tc>
          <w:tcPr>
            <w:tcW w:w="0" w:type="auto"/>
            <w:tcBorders>
              <w:top w:val="nil"/>
              <w:left w:val="nil"/>
              <w:bottom w:val="single" w:sz="4" w:space="0" w:color="auto"/>
              <w:right w:val="single" w:sz="4" w:space="0" w:color="auto"/>
            </w:tcBorders>
            <w:shd w:val="clear" w:color="auto" w:fill="auto"/>
            <w:noWrap/>
            <w:vAlign w:val="bottom"/>
            <w:hideMark/>
          </w:tcPr>
          <w:p w14:paraId="727B945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24</w:t>
            </w:r>
          </w:p>
        </w:tc>
        <w:tc>
          <w:tcPr>
            <w:tcW w:w="0" w:type="auto"/>
            <w:tcBorders>
              <w:top w:val="nil"/>
              <w:left w:val="nil"/>
              <w:bottom w:val="single" w:sz="4" w:space="0" w:color="auto"/>
              <w:right w:val="single" w:sz="4" w:space="0" w:color="auto"/>
            </w:tcBorders>
            <w:shd w:val="clear" w:color="auto" w:fill="auto"/>
            <w:noWrap/>
            <w:vAlign w:val="bottom"/>
            <w:hideMark/>
          </w:tcPr>
          <w:p w14:paraId="09F6C6C5"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25</w:t>
            </w:r>
          </w:p>
        </w:tc>
        <w:tc>
          <w:tcPr>
            <w:tcW w:w="0" w:type="auto"/>
            <w:tcBorders>
              <w:top w:val="nil"/>
              <w:left w:val="nil"/>
              <w:bottom w:val="single" w:sz="4" w:space="0" w:color="auto"/>
              <w:right w:val="single" w:sz="4" w:space="0" w:color="auto"/>
            </w:tcBorders>
            <w:shd w:val="clear" w:color="auto" w:fill="auto"/>
            <w:noWrap/>
            <w:vAlign w:val="bottom"/>
            <w:hideMark/>
          </w:tcPr>
          <w:p w14:paraId="5B341C1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26</w:t>
            </w:r>
          </w:p>
        </w:tc>
        <w:tc>
          <w:tcPr>
            <w:tcW w:w="0" w:type="auto"/>
            <w:tcBorders>
              <w:top w:val="nil"/>
              <w:left w:val="nil"/>
              <w:bottom w:val="single" w:sz="4" w:space="0" w:color="auto"/>
              <w:right w:val="single" w:sz="4" w:space="0" w:color="auto"/>
            </w:tcBorders>
            <w:shd w:val="clear" w:color="auto" w:fill="auto"/>
            <w:noWrap/>
            <w:vAlign w:val="bottom"/>
            <w:hideMark/>
          </w:tcPr>
          <w:p w14:paraId="7926F58C"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27</w:t>
            </w:r>
          </w:p>
        </w:tc>
        <w:tc>
          <w:tcPr>
            <w:tcW w:w="0" w:type="auto"/>
            <w:tcBorders>
              <w:top w:val="nil"/>
              <w:left w:val="nil"/>
              <w:bottom w:val="single" w:sz="4" w:space="0" w:color="auto"/>
              <w:right w:val="single" w:sz="4" w:space="0" w:color="auto"/>
            </w:tcBorders>
            <w:shd w:val="clear" w:color="auto" w:fill="auto"/>
            <w:noWrap/>
            <w:vAlign w:val="bottom"/>
            <w:hideMark/>
          </w:tcPr>
          <w:p w14:paraId="66A6EF7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28</w:t>
            </w:r>
          </w:p>
        </w:tc>
        <w:tc>
          <w:tcPr>
            <w:tcW w:w="0" w:type="auto"/>
            <w:tcBorders>
              <w:top w:val="nil"/>
              <w:left w:val="nil"/>
              <w:bottom w:val="single" w:sz="4" w:space="0" w:color="auto"/>
              <w:right w:val="single" w:sz="4" w:space="0" w:color="auto"/>
            </w:tcBorders>
            <w:shd w:val="clear" w:color="auto" w:fill="auto"/>
            <w:noWrap/>
            <w:vAlign w:val="bottom"/>
            <w:hideMark/>
          </w:tcPr>
          <w:p w14:paraId="2D3DD94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29</w:t>
            </w:r>
          </w:p>
        </w:tc>
        <w:tc>
          <w:tcPr>
            <w:tcW w:w="0" w:type="auto"/>
            <w:tcBorders>
              <w:top w:val="nil"/>
              <w:left w:val="nil"/>
              <w:bottom w:val="single" w:sz="4" w:space="0" w:color="auto"/>
              <w:right w:val="single" w:sz="4" w:space="0" w:color="auto"/>
            </w:tcBorders>
            <w:shd w:val="clear" w:color="auto" w:fill="auto"/>
            <w:noWrap/>
            <w:vAlign w:val="bottom"/>
            <w:hideMark/>
          </w:tcPr>
          <w:p w14:paraId="38C5A7AD"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14:paraId="11BE6FB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31</w:t>
            </w:r>
          </w:p>
        </w:tc>
        <w:tc>
          <w:tcPr>
            <w:tcW w:w="0" w:type="auto"/>
            <w:tcBorders>
              <w:top w:val="nil"/>
              <w:left w:val="nil"/>
              <w:bottom w:val="single" w:sz="4" w:space="0" w:color="auto"/>
              <w:right w:val="single" w:sz="4" w:space="0" w:color="auto"/>
            </w:tcBorders>
            <w:shd w:val="clear" w:color="auto" w:fill="auto"/>
            <w:noWrap/>
            <w:vAlign w:val="bottom"/>
            <w:hideMark/>
          </w:tcPr>
          <w:p w14:paraId="51D181F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32</w:t>
            </w:r>
          </w:p>
        </w:tc>
        <w:tc>
          <w:tcPr>
            <w:tcW w:w="0" w:type="auto"/>
            <w:tcBorders>
              <w:top w:val="nil"/>
              <w:left w:val="nil"/>
              <w:bottom w:val="single" w:sz="4" w:space="0" w:color="auto"/>
              <w:right w:val="single" w:sz="4" w:space="0" w:color="auto"/>
            </w:tcBorders>
            <w:shd w:val="clear" w:color="auto" w:fill="auto"/>
            <w:noWrap/>
            <w:vAlign w:val="bottom"/>
            <w:hideMark/>
          </w:tcPr>
          <w:p w14:paraId="6D73FEE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33</w:t>
            </w:r>
          </w:p>
        </w:tc>
        <w:tc>
          <w:tcPr>
            <w:tcW w:w="0" w:type="auto"/>
            <w:tcBorders>
              <w:top w:val="nil"/>
              <w:left w:val="nil"/>
              <w:bottom w:val="single" w:sz="4" w:space="0" w:color="auto"/>
              <w:right w:val="single" w:sz="4" w:space="0" w:color="auto"/>
            </w:tcBorders>
            <w:shd w:val="clear" w:color="auto" w:fill="auto"/>
            <w:noWrap/>
            <w:vAlign w:val="bottom"/>
            <w:hideMark/>
          </w:tcPr>
          <w:p w14:paraId="1606CEC5"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34</w:t>
            </w:r>
          </w:p>
        </w:tc>
        <w:tc>
          <w:tcPr>
            <w:tcW w:w="0" w:type="auto"/>
            <w:tcBorders>
              <w:top w:val="nil"/>
              <w:left w:val="nil"/>
              <w:bottom w:val="single" w:sz="4" w:space="0" w:color="auto"/>
              <w:right w:val="single" w:sz="4" w:space="0" w:color="auto"/>
            </w:tcBorders>
            <w:shd w:val="clear" w:color="auto" w:fill="auto"/>
            <w:noWrap/>
            <w:vAlign w:val="bottom"/>
            <w:hideMark/>
          </w:tcPr>
          <w:p w14:paraId="1E370FF2"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35</w:t>
            </w:r>
          </w:p>
        </w:tc>
        <w:tc>
          <w:tcPr>
            <w:tcW w:w="0" w:type="auto"/>
            <w:tcBorders>
              <w:top w:val="nil"/>
              <w:left w:val="nil"/>
              <w:bottom w:val="single" w:sz="4" w:space="0" w:color="auto"/>
              <w:right w:val="single" w:sz="4" w:space="0" w:color="auto"/>
            </w:tcBorders>
            <w:shd w:val="clear" w:color="auto" w:fill="auto"/>
            <w:noWrap/>
            <w:vAlign w:val="bottom"/>
            <w:hideMark/>
          </w:tcPr>
          <w:p w14:paraId="416B691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36</w:t>
            </w:r>
          </w:p>
        </w:tc>
      </w:tr>
      <w:tr w:rsidR="002A1E66" w:rsidRPr="00C62297" w14:paraId="634F9DE7" w14:textId="77777777" w:rsidTr="002A1E66">
        <w:trPr>
          <w:trHeight w:val="292"/>
        </w:trPr>
        <w:tc>
          <w:tcPr>
            <w:tcW w:w="0" w:type="auto"/>
            <w:tcBorders>
              <w:top w:val="single" w:sz="4" w:space="0" w:color="auto"/>
              <w:left w:val="single" w:sz="4" w:space="0" w:color="auto"/>
              <w:bottom w:val="single" w:sz="4" w:space="0" w:color="auto"/>
              <w:right w:val="single" w:sz="4" w:space="0" w:color="auto"/>
            </w:tcBorders>
          </w:tcPr>
          <w:p w14:paraId="02A5E141"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tcPr>
          <w:p w14:paraId="30BF1C1C"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single" w:sz="4" w:space="0" w:color="auto"/>
              <w:left w:val="nil"/>
              <w:bottom w:val="single" w:sz="4" w:space="0" w:color="auto"/>
              <w:right w:val="single" w:sz="4" w:space="0" w:color="auto"/>
            </w:tcBorders>
            <w:shd w:val="clear" w:color="auto" w:fill="auto"/>
            <w:noWrap/>
            <w:vAlign w:val="bottom"/>
          </w:tcPr>
          <w:p w14:paraId="2EA61912"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hideMark/>
          </w:tcPr>
          <w:p w14:paraId="351C892D" w14:textId="77777777" w:rsidR="00C62297" w:rsidRPr="002A1E66" w:rsidRDefault="00C62297" w:rsidP="00C62297">
            <w:pPr>
              <w:spacing w:after="0" w:line="240" w:lineRule="auto"/>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 </w:t>
            </w:r>
            <w:r w:rsidR="002A1E66" w:rsidRPr="002A1E66">
              <w:rPr>
                <w:rFonts w:ascii="Garamond" w:eastAsia="Times New Roman" w:hAnsi="Garamond" w:cs="Calibri"/>
                <w:color w:val="FF0000"/>
                <w:sz w:val="18"/>
                <w:szCs w:val="18"/>
              </w:rPr>
              <w:t>d</w:t>
            </w:r>
          </w:p>
        </w:tc>
        <w:tc>
          <w:tcPr>
            <w:tcW w:w="0" w:type="auto"/>
            <w:tcBorders>
              <w:top w:val="nil"/>
              <w:left w:val="nil"/>
              <w:bottom w:val="single" w:sz="4" w:space="0" w:color="auto"/>
              <w:right w:val="single" w:sz="4" w:space="0" w:color="auto"/>
            </w:tcBorders>
            <w:shd w:val="clear" w:color="auto" w:fill="auto"/>
            <w:noWrap/>
            <w:vAlign w:val="bottom"/>
            <w:hideMark/>
          </w:tcPr>
          <w:p w14:paraId="22C761AF"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c>
          <w:tcPr>
            <w:tcW w:w="0" w:type="auto"/>
            <w:tcBorders>
              <w:top w:val="nil"/>
              <w:left w:val="nil"/>
              <w:bottom w:val="single" w:sz="4" w:space="0" w:color="auto"/>
              <w:right w:val="single" w:sz="4" w:space="0" w:color="auto"/>
            </w:tcBorders>
            <w:shd w:val="clear" w:color="auto" w:fill="auto"/>
            <w:noWrap/>
            <w:vAlign w:val="bottom"/>
            <w:hideMark/>
          </w:tcPr>
          <w:p w14:paraId="55FB445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14:paraId="2379F901"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14:paraId="195259B5"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14:paraId="07482D0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14:paraId="76F428D3"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14:paraId="0FCF2B34"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14:paraId="19B929CF"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14:paraId="6F859B5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14:paraId="73A5AB8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14:paraId="35B2402C"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14:paraId="1254A1A4"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14:paraId="53C9D942"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14:paraId="01A09A2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14:paraId="0946E0ED"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14:paraId="7F2FA941"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14:paraId="627D210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14:paraId="7569F0AC"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7C42E779"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14:paraId="2DB709DD"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62023554"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14:paraId="09C4D3C0"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14:paraId="5EFC265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14:paraId="0A58D824"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14:paraId="0D689773"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14:paraId="0086DD5D"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14:paraId="50E6F04E"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14:paraId="469DD10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14:paraId="2F68E60A"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100</w:t>
            </w:r>
          </w:p>
        </w:tc>
        <w:tc>
          <w:tcPr>
            <w:tcW w:w="0" w:type="auto"/>
            <w:tcBorders>
              <w:top w:val="nil"/>
              <w:left w:val="nil"/>
              <w:bottom w:val="single" w:sz="4" w:space="0" w:color="auto"/>
              <w:right w:val="single" w:sz="4" w:space="0" w:color="auto"/>
            </w:tcBorders>
            <w:shd w:val="clear" w:color="auto" w:fill="auto"/>
            <w:noWrap/>
            <w:vAlign w:val="bottom"/>
            <w:hideMark/>
          </w:tcPr>
          <w:p w14:paraId="664DE812"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110</w:t>
            </w:r>
          </w:p>
        </w:tc>
        <w:tc>
          <w:tcPr>
            <w:tcW w:w="0" w:type="auto"/>
            <w:tcBorders>
              <w:top w:val="nil"/>
              <w:left w:val="nil"/>
              <w:bottom w:val="single" w:sz="4" w:space="0" w:color="auto"/>
              <w:right w:val="single" w:sz="4" w:space="0" w:color="auto"/>
            </w:tcBorders>
            <w:shd w:val="clear" w:color="auto" w:fill="auto"/>
            <w:noWrap/>
            <w:vAlign w:val="bottom"/>
            <w:hideMark/>
          </w:tcPr>
          <w:p w14:paraId="55CCDD98"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120</w:t>
            </w:r>
          </w:p>
        </w:tc>
        <w:tc>
          <w:tcPr>
            <w:tcW w:w="0" w:type="auto"/>
            <w:tcBorders>
              <w:top w:val="nil"/>
              <w:left w:val="nil"/>
              <w:bottom w:val="single" w:sz="4" w:space="0" w:color="auto"/>
              <w:right w:val="single" w:sz="4" w:space="0" w:color="auto"/>
            </w:tcBorders>
            <w:shd w:val="clear" w:color="auto" w:fill="auto"/>
            <w:noWrap/>
            <w:vAlign w:val="bottom"/>
            <w:hideMark/>
          </w:tcPr>
          <w:p w14:paraId="2F5DEF01"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130</w:t>
            </w:r>
          </w:p>
        </w:tc>
        <w:tc>
          <w:tcPr>
            <w:tcW w:w="0" w:type="auto"/>
            <w:tcBorders>
              <w:top w:val="nil"/>
              <w:left w:val="nil"/>
              <w:bottom w:val="single" w:sz="4" w:space="0" w:color="auto"/>
              <w:right w:val="single" w:sz="4" w:space="0" w:color="auto"/>
            </w:tcBorders>
            <w:shd w:val="clear" w:color="auto" w:fill="auto"/>
            <w:noWrap/>
            <w:vAlign w:val="bottom"/>
            <w:hideMark/>
          </w:tcPr>
          <w:p w14:paraId="41A6CA96"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140</w:t>
            </w:r>
          </w:p>
        </w:tc>
        <w:tc>
          <w:tcPr>
            <w:tcW w:w="0" w:type="auto"/>
            <w:tcBorders>
              <w:top w:val="nil"/>
              <w:left w:val="nil"/>
              <w:bottom w:val="single" w:sz="4" w:space="0" w:color="auto"/>
              <w:right w:val="single" w:sz="4" w:space="0" w:color="auto"/>
            </w:tcBorders>
            <w:shd w:val="clear" w:color="auto" w:fill="auto"/>
            <w:noWrap/>
            <w:vAlign w:val="bottom"/>
            <w:hideMark/>
          </w:tcPr>
          <w:p w14:paraId="36B6B270"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150</w:t>
            </w:r>
          </w:p>
        </w:tc>
        <w:tc>
          <w:tcPr>
            <w:tcW w:w="0" w:type="auto"/>
            <w:tcBorders>
              <w:top w:val="nil"/>
              <w:left w:val="nil"/>
              <w:bottom w:val="single" w:sz="4" w:space="0" w:color="auto"/>
              <w:right w:val="single" w:sz="4" w:space="0" w:color="auto"/>
            </w:tcBorders>
            <w:shd w:val="clear" w:color="auto" w:fill="auto"/>
            <w:noWrap/>
            <w:vAlign w:val="bottom"/>
            <w:hideMark/>
          </w:tcPr>
          <w:p w14:paraId="19E83347"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160</w:t>
            </w:r>
          </w:p>
        </w:tc>
        <w:tc>
          <w:tcPr>
            <w:tcW w:w="0" w:type="auto"/>
            <w:tcBorders>
              <w:top w:val="nil"/>
              <w:left w:val="nil"/>
              <w:bottom w:val="single" w:sz="4" w:space="0" w:color="auto"/>
              <w:right w:val="single" w:sz="4" w:space="0" w:color="auto"/>
            </w:tcBorders>
            <w:shd w:val="clear" w:color="auto" w:fill="auto"/>
            <w:noWrap/>
            <w:vAlign w:val="bottom"/>
            <w:hideMark/>
          </w:tcPr>
          <w:p w14:paraId="7C03F44B"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170</w:t>
            </w:r>
          </w:p>
        </w:tc>
        <w:tc>
          <w:tcPr>
            <w:tcW w:w="0" w:type="auto"/>
            <w:tcBorders>
              <w:top w:val="nil"/>
              <w:left w:val="nil"/>
              <w:bottom w:val="single" w:sz="4" w:space="0" w:color="auto"/>
              <w:right w:val="single" w:sz="4" w:space="0" w:color="auto"/>
            </w:tcBorders>
            <w:shd w:val="clear" w:color="auto" w:fill="auto"/>
            <w:noWrap/>
            <w:vAlign w:val="bottom"/>
            <w:hideMark/>
          </w:tcPr>
          <w:p w14:paraId="3EBFE8B8" w14:textId="77777777" w:rsidR="00C62297" w:rsidRPr="002A1E66" w:rsidRDefault="00C62297" w:rsidP="00C62297">
            <w:pPr>
              <w:spacing w:after="0" w:line="240" w:lineRule="auto"/>
              <w:jc w:val="right"/>
              <w:rPr>
                <w:rFonts w:ascii="Garamond" w:eastAsia="Times New Roman" w:hAnsi="Garamond" w:cs="Calibri"/>
                <w:color w:val="FF0000"/>
                <w:sz w:val="18"/>
                <w:szCs w:val="18"/>
              </w:rPr>
            </w:pPr>
            <w:r w:rsidRPr="002A1E66">
              <w:rPr>
                <w:rFonts w:ascii="Garamond" w:eastAsia="Times New Roman" w:hAnsi="Garamond" w:cs="Calibri"/>
                <w:color w:val="FF0000"/>
                <w:sz w:val="18"/>
                <w:szCs w:val="18"/>
              </w:rPr>
              <w:t>180</w:t>
            </w:r>
          </w:p>
        </w:tc>
      </w:tr>
      <w:tr w:rsidR="002A1E66" w:rsidRPr="00C62297" w14:paraId="10673814" w14:textId="77777777" w:rsidTr="002A1E66">
        <w:trPr>
          <w:trHeight w:val="292"/>
        </w:trPr>
        <w:tc>
          <w:tcPr>
            <w:tcW w:w="0" w:type="auto"/>
            <w:vMerge w:val="restart"/>
            <w:tcBorders>
              <w:top w:val="nil"/>
              <w:left w:val="single" w:sz="4" w:space="0" w:color="auto"/>
              <w:right w:val="single" w:sz="4" w:space="0" w:color="auto"/>
            </w:tcBorders>
          </w:tcPr>
          <w:p w14:paraId="00699691" w14:textId="77777777" w:rsidR="002A1E66" w:rsidRDefault="002A1E66" w:rsidP="00C62297">
            <w:pPr>
              <w:spacing w:after="0" w:line="240" w:lineRule="auto"/>
              <w:jc w:val="right"/>
              <w:rPr>
                <w:rFonts w:ascii="Garamond" w:eastAsia="Times New Roman" w:hAnsi="Garamond" w:cs="Calibri"/>
                <w:color w:val="000000"/>
                <w:sz w:val="18"/>
                <w:szCs w:val="18"/>
              </w:rPr>
            </w:pPr>
          </w:p>
          <w:p w14:paraId="6DC1DE83" w14:textId="77777777" w:rsidR="002A1E66" w:rsidRDefault="002A1E66" w:rsidP="00C62297">
            <w:pPr>
              <w:spacing w:after="0" w:line="240" w:lineRule="auto"/>
              <w:jc w:val="right"/>
              <w:rPr>
                <w:rFonts w:ascii="Garamond" w:eastAsia="Times New Roman" w:hAnsi="Garamond" w:cs="Calibri"/>
                <w:color w:val="000000"/>
                <w:sz w:val="18"/>
                <w:szCs w:val="18"/>
              </w:rPr>
            </w:pPr>
          </w:p>
          <w:p w14:paraId="41823D61" w14:textId="77777777" w:rsidR="002A1E66" w:rsidRDefault="002A1E66" w:rsidP="00C62297">
            <w:pPr>
              <w:spacing w:after="0" w:line="240" w:lineRule="auto"/>
              <w:jc w:val="right"/>
              <w:rPr>
                <w:rFonts w:ascii="Garamond" w:eastAsia="Times New Roman" w:hAnsi="Garamond" w:cs="Calibri"/>
                <w:color w:val="000000"/>
                <w:sz w:val="18"/>
                <w:szCs w:val="18"/>
              </w:rPr>
            </w:pPr>
          </w:p>
          <w:p w14:paraId="3C7988C8" w14:textId="77777777" w:rsidR="002A1E66" w:rsidRDefault="002A1E66" w:rsidP="00C62297">
            <w:pPr>
              <w:spacing w:after="0" w:line="240" w:lineRule="auto"/>
              <w:jc w:val="right"/>
              <w:rPr>
                <w:rFonts w:ascii="Garamond" w:eastAsia="Times New Roman" w:hAnsi="Garamond" w:cs="Calibri"/>
                <w:color w:val="000000"/>
                <w:sz w:val="18"/>
                <w:szCs w:val="18"/>
              </w:rPr>
            </w:pPr>
          </w:p>
          <w:p w14:paraId="1D8132A1" w14:textId="77777777" w:rsidR="002A1E66" w:rsidRDefault="002A1E66" w:rsidP="00C62297">
            <w:pPr>
              <w:spacing w:after="0" w:line="240" w:lineRule="auto"/>
              <w:jc w:val="right"/>
              <w:rPr>
                <w:rFonts w:ascii="Garamond" w:eastAsia="Times New Roman" w:hAnsi="Garamond" w:cs="Calibri"/>
                <w:color w:val="000000"/>
                <w:sz w:val="18"/>
                <w:szCs w:val="18"/>
              </w:rPr>
            </w:pPr>
          </w:p>
          <w:p w14:paraId="00801964" w14:textId="77777777" w:rsidR="002A1E66" w:rsidRDefault="002A1E66" w:rsidP="00C62297">
            <w:pPr>
              <w:spacing w:after="0" w:line="240" w:lineRule="auto"/>
              <w:jc w:val="right"/>
              <w:rPr>
                <w:rFonts w:ascii="Garamond" w:eastAsia="Times New Roman" w:hAnsi="Garamond" w:cs="Calibri"/>
                <w:color w:val="000000"/>
                <w:sz w:val="18"/>
                <w:szCs w:val="18"/>
              </w:rPr>
            </w:pPr>
          </w:p>
          <w:p w14:paraId="4D5ACF12" w14:textId="77777777" w:rsidR="002A1E66" w:rsidRDefault="002A1E66" w:rsidP="00C62297">
            <w:pPr>
              <w:spacing w:after="0" w:line="240" w:lineRule="auto"/>
              <w:jc w:val="right"/>
              <w:rPr>
                <w:rFonts w:ascii="Garamond" w:eastAsia="Times New Roman" w:hAnsi="Garamond" w:cs="Calibri"/>
                <w:color w:val="000000"/>
                <w:sz w:val="18"/>
                <w:szCs w:val="18"/>
              </w:rPr>
            </w:pPr>
          </w:p>
          <w:p w14:paraId="2FC6B2CB" w14:textId="77777777" w:rsidR="002A1E66" w:rsidRDefault="002A1E66" w:rsidP="00C62297">
            <w:pPr>
              <w:spacing w:after="0" w:line="240" w:lineRule="auto"/>
              <w:jc w:val="right"/>
              <w:rPr>
                <w:rFonts w:ascii="Garamond" w:eastAsia="Times New Roman" w:hAnsi="Garamond" w:cs="Calibri"/>
                <w:color w:val="000000"/>
                <w:sz w:val="18"/>
                <w:szCs w:val="18"/>
              </w:rPr>
            </w:pPr>
          </w:p>
          <w:p w14:paraId="74C5DF19" w14:textId="77777777" w:rsidR="002A1E66" w:rsidRDefault="002A1E66" w:rsidP="00C62297">
            <w:pPr>
              <w:spacing w:after="0" w:line="240" w:lineRule="auto"/>
              <w:jc w:val="right"/>
              <w:rPr>
                <w:rFonts w:ascii="Garamond" w:eastAsia="Times New Roman" w:hAnsi="Garamond" w:cs="Calibri"/>
                <w:color w:val="000000"/>
                <w:sz w:val="18"/>
                <w:szCs w:val="18"/>
              </w:rPr>
            </w:pPr>
          </w:p>
          <w:p w14:paraId="660CBB9D" w14:textId="77777777" w:rsidR="002A1E66" w:rsidRDefault="002A1E66" w:rsidP="00C62297">
            <w:pPr>
              <w:spacing w:after="0" w:line="240" w:lineRule="auto"/>
              <w:jc w:val="right"/>
              <w:rPr>
                <w:rFonts w:ascii="Garamond" w:eastAsia="Times New Roman" w:hAnsi="Garamond" w:cs="Calibri"/>
                <w:color w:val="000000"/>
                <w:sz w:val="18"/>
                <w:szCs w:val="18"/>
              </w:rPr>
            </w:pPr>
          </w:p>
          <w:p w14:paraId="118667DB" w14:textId="77777777" w:rsidR="002A1E66" w:rsidRDefault="002A1E66" w:rsidP="00C62297">
            <w:pPr>
              <w:spacing w:after="0" w:line="240" w:lineRule="auto"/>
              <w:jc w:val="right"/>
              <w:rPr>
                <w:rFonts w:ascii="Garamond" w:eastAsia="Times New Roman" w:hAnsi="Garamond" w:cs="Calibri"/>
                <w:color w:val="000000"/>
                <w:sz w:val="18"/>
                <w:szCs w:val="18"/>
              </w:rPr>
            </w:pPr>
          </w:p>
          <w:p w14:paraId="6C4AECA9" w14:textId="77777777" w:rsidR="002A1E66" w:rsidRDefault="002A1E66" w:rsidP="00C62297">
            <w:pPr>
              <w:spacing w:after="0" w:line="240" w:lineRule="auto"/>
              <w:jc w:val="right"/>
              <w:rPr>
                <w:rFonts w:ascii="Garamond" w:eastAsia="Times New Roman" w:hAnsi="Garamond" w:cs="Calibri"/>
                <w:color w:val="000000"/>
                <w:sz w:val="18"/>
                <w:szCs w:val="18"/>
              </w:rPr>
            </w:pPr>
          </w:p>
          <w:p w14:paraId="116600C4" w14:textId="77777777" w:rsidR="002A1E66" w:rsidRDefault="00C62297"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L</w:t>
            </w:r>
          </w:p>
          <w:p w14:paraId="11380BF0" w14:textId="77777777"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A</w:t>
            </w:r>
          </w:p>
          <w:p w14:paraId="2E2EBA86" w14:textId="77777777"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14:paraId="51B67355" w14:textId="77777777"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I</w:t>
            </w:r>
          </w:p>
          <w:p w14:paraId="5F7356BF" w14:textId="77777777"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T</w:t>
            </w:r>
          </w:p>
          <w:p w14:paraId="66D3D98A" w14:textId="77777777" w:rsidR="002A1E66" w:rsidRDefault="002A1E66" w:rsidP="00C62297">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U</w:t>
            </w:r>
          </w:p>
          <w:p w14:paraId="684D8282" w14:textId="77777777" w:rsidR="00C62297" w:rsidRPr="00C62297" w:rsidRDefault="002A1E66" w:rsidP="002A1E66">
            <w:pPr>
              <w:spacing w:after="0" w:line="240" w:lineRule="auto"/>
              <w:jc w:val="right"/>
              <w:rPr>
                <w:rFonts w:ascii="Garamond" w:eastAsia="Times New Roman" w:hAnsi="Garamond" w:cs="Calibri"/>
                <w:color w:val="000000"/>
                <w:sz w:val="18"/>
                <w:szCs w:val="18"/>
              </w:rPr>
            </w:pPr>
            <w:r>
              <w:rPr>
                <w:rFonts w:ascii="Garamond" w:eastAsia="Times New Roman" w:hAnsi="Garamond" w:cs="Calibri"/>
                <w:color w:val="000000"/>
                <w:sz w:val="18"/>
                <w:szCs w:val="18"/>
              </w:rPr>
              <w:t>DE</w:t>
            </w: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0094AD57" w14:textId="77777777" w:rsidR="00C62297" w:rsidRPr="00C62297" w:rsidRDefault="00C62297" w:rsidP="002A1E66">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xml:space="preserve">R </w:t>
            </w:r>
          </w:p>
        </w:tc>
        <w:tc>
          <w:tcPr>
            <w:tcW w:w="0" w:type="auto"/>
            <w:tcBorders>
              <w:top w:val="nil"/>
              <w:left w:val="nil"/>
              <w:bottom w:val="single" w:sz="4" w:space="0" w:color="auto"/>
              <w:right w:val="single" w:sz="4" w:space="0" w:color="auto"/>
            </w:tcBorders>
            <w:shd w:val="clear" w:color="auto" w:fill="auto"/>
            <w:noWrap/>
            <w:vAlign w:val="bottom"/>
          </w:tcPr>
          <w:p w14:paraId="62CA9C99" w14:textId="77777777" w:rsidR="00C62297" w:rsidRPr="00C62297" w:rsidRDefault="002A1E66" w:rsidP="00C62297">
            <w:pPr>
              <w:spacing w:after="0" w:line="240" w:lineRule="auto"/>
              <w:rPr>
                <w:rFonts w:ascii="Garamond" w:eastAsia="Times New Roman" w:hAnsi="Garamond" w:cs="Calibri"/>
                <w:color w:val="000000"/>
                <w:sz w:val="18"/>
                <w:szCs w:val="18"/>
              </w:rPr>
            </w:pPr>
            <w:r>
              <w:rPr>
                <w:rFonts w:ascii="Garamond" w:eastAsia="Times New Roman" w:hAnsi="Garamond" w:cs="Calibri"/>
                <w:color w:val="000000"/>
                <w:sz w:val="18"/>
                <w:szCs w:val="18"/>
              </w:rPr>
              <w:t>d</w:t>
            </w:r>
          </w:p>
        </w:tc>
        <w:tc>
          <w:tcPr>
            <w:tcW w:w="0" w:type="auto"/>
            <w:tcBorders>
              <w:top w:val="nil"/>
              <w:left w:val="nil"/>
              <w:bottom w:val="single" w:sz="4" w:space="0" w:color="auto"/>
              <w:right w:val="single" w:sz="4" w:space="0" w:color="auto"/>
            </w:tcBorders>
            <w:shd w:val="clear" w:color="auto" w:fill="auto"/>
            <w:noWrap/>
            <w:vAlign w:val="bottom"/>
          </w:tcPr>
          <w:p w14:paraId="11E68A0E"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44AEC50"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9589FDD"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37F9C338"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03C2FE55"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AA3C530"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7D0B920"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0D5ACFAE"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FDDEB86"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FA15F0E"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CC85ACD"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0D504597"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B8A6089"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6A647D3"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141E649D"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D069148"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3000647A"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1A1B76C3"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AA7D389"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036AE732"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37341406"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3F1001F"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F9E8C37"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7075E37C"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75A4ED27"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32ADA97"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E10C293"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4055492"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B8A56B4"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352D2649"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02291C4"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693EDE79"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2BE9B2BB"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3F7A838E"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5A15AD56"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0CA7926A"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13A89BA4" w14:textId="77777777" w:rsidR="00C62297" w:rsidRPr="00C62297" w:rsidRDefault="00C62297" w:rsidP="00C62297">
            <w:pPr>
              <w:spacing w:after="0" w:line="240" w:lineRule="auto"/>
              <w:rPr>
                <w:rFonts w:ascii="Garamond" w:eastAsia="Times New Roman" w:hAnsi="Garamond" w:cs="Calibri"/>
                <w:color w:val="000000"/>
                <w:sz w:val="18"/>
                <w:szCs w:val="18"/>
              </w:rPr>
            </w:pPr>
          </w:p>
        </w:tc>
        <w:tc>
          <w:tcPr>
            <w:tcW w:w="0" w:type="auto"/>
            <w:tcBorders>
              <w:top w:val="nil"/>
              <w:left w:val="nil"/>
              <w:bottom w:val="single" w:sz="4" w:space="0" w:color="auto"/>
              <w:right w:val="single" w:sz="4" w:space="0" w:color="auto"/>
            </w:tcBorders>
            <w:shd w:val="clear" w:color="auto" w:fill="auto"/>
            <w:noWrap/>
            <w:vAlign w:val="bottom"/>
          </w:tcPr>
          <w:p w14:paraId="46679FB8" w14:textId="77777777" w:rsidR="00C62297" w:rsidRPr="00C62297" w:rsidRDefault="00C62297" w:rsidP="00C62297">
            <w:pPr>
              <w:spacing w:after="0" w:line="240" w:lineRule="auto"/>
              <w:rPr>
                <w:rFonts w:ascii="Garamond" w:eastAsia="Times New Roman" w:hAnsi="Garamond" w:cs="Calibri"/>
                <w:color w:val="000000"/>
                <w:sz w:val="18"/>
                <w:szCs w:val="18"/>
              </w:rPr>
            </w:pPr>
          </w:p>
        </w:tc>
      </w:tr>
      <w:tr w:rsidR="002A1E66" w:rsidRPr="00C62297" w14:paraId="60AFD65E" w14:textId="77777777" w:rsidTr="002A1E66">
        <w:trPr>
          <w:trHeight w:val="292"/>
        </w:trPr>
        <w:tc>
          <w:tcPr>
            <w:tcW w:w="0" w:type="auto"/>
            <w:vMerge/>
            <w:tcBorders>
              <w:left w:val="single" w:sz="4" w:space="0" w:color="auto"/>
              <w:right w:val="single" w:sz="4" w:space="0" w:color="auto"/>
            </w:tcBorders>
          </w:tcPr>
          <w:p w14:paraId="62DF0FC2"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6C8408"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14:paraId="3811F8BB"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14:paraId="247FDEE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96E38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A3F1A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F79BF2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A6F2D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BEFA5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97E74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91584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F382F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8F31C6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95BF3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D5572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7D598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E021C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7D914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B3A7E5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0EE3D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C47AD6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D55EC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8A0ED6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BF5F0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AC8F1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FB3F0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ACB95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84E3BD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5B1BE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4A0A2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73DAC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9CB3A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A4B95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67879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2C87F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C8543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05462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54C1F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A2F0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E96CA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F907E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40F59026" w14:textId="77777777" w:rsidTr="002A1E66">
        <w:trPr>
          <w:trHeight w:val="292"/>
        </w:trPr>
        <w:tc>
          <w:tcPr>
            <w:tcW w:w="0" w:type="auto"/>
            <w:vMerge/>
            <w:tcBorders>
              <w:left w:val="single" w:sz="4" w:space="0" w:color="auto"/>
              <w:right w:val="single" w:sz="4" w:space="0" w:color="auto"/>
            </w:tcBorders>
          </w:tcPr>
          <w:p w14:paraId="54BFC49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BE6AD86"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w:t>
            </w:r>
          </w:p>
        </w:tc>
        <w:tc>
          <w:tcPr>
            <w:tcW w:w="0" w:type="auto"/>
            <w:tcBorders>
              <w:top w:val="nil"/>
              <w:left w:val="nil"/>
              <w:bottom w:val="single" w:sz="4" w:space="0" w:color="auto"/>
              <w:right w:val="single" w:sz="4" w:space="0" w:color="auto"/>
            </w:tcBorders>
            <w:shd w:val="clear" w:color="auto" w:fill="auto"/>
            <w:noWrap/>
            <w:vAlign w:val="bottom"/>
            <w:hideMark/>
          </w:tcPr>
          <w:p w14:paraId="3B9BDC80"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14:paraId="6566E6C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B036B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E2EC1F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D4449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58850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2F39F5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3522A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801EA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A25351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72FC1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3DC96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65814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1EB9A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5C5CCA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4831D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AC651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AFCD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F79BF0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A323C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9A12D7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75903D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F54D5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9A59EB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1C763B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4A5A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8CF79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F0399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2772F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717FE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43F65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4F31F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C3CA4F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90DE6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9B13DB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F99213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9D353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A0F7C3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F1C04E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234416C3" w14:textId="77777777" w:rsidTr="002A1E66">
        <w:trPr>
          <w:trHeight w:val="292"/>
        </w:trPr>
        <w:tc>
          <w:tcPr>
            <w:tcW w:w="0" w:type="auto"/>
            <w:vMerge/>
            <w:tcBorders>
              <w:left w:val="single" w:sz="4" w:space="0" w:color="auto"/>
              <w:right w:val="single" w:sz="4" w:space="0" w:color="auto"/>
            </w:tcBorders>
          </w:tcPr>
          <w:p w14:paraId="27A7E769"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F65664E"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w:t>
            </w:r>
          </w:p>
        </w:tc>
        <w:tc>
          <w:tcPr>
            <w:tcW w:w="0" w:type="auto"/>
            <w:tcBorders>
              <w:top w:val="nil"/>
              <w:left w:val="nil"/>
              <w:bottom w:val="single" w:sz="4" w:space="0" w:color="auto"/>
              <w:right w:val="single" w:sz="4" w:space="0" w:color="auto"/>
            </w:tcBorders>
            <w:shd w:val="clear" w:color="auto" w:fill="auto"/>
            <w:noWrap/>
            <w:vAlign w:val="bottom"/>
            <w:hideMark/>
          </w:tcPr>
          <w:p w14:paraId="2012C343"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14:paraId="0AD99DD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87D81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7954D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B9040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DBD8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11934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4B73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38EF05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A66B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7AEFD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50502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320508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BDE28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A6F65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445E1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DCF05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FDF84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2A833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F8196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F3C1D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E600FC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64A017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26E03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754BD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EC56F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D14FB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EC27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BBE06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9CE29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AD17B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739A0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E9C50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37A0F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A25EE6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37CFB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297C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68E71A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AA748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10F9772B" w14:textId="77777777" w:rsidTr="002A1E66">
        <w:trPr>
          <w:trHeight w:val="292"/>
        </w:trPr>
        <w:tc>
          <w:tcPr>
            <w:tcW w:w="0" w:type="auto"/>
            <w:vMerge/>
            <w:tcBorders>
              <w:left w:val="single" w:sz="4" w:space="0" w:color="auto"/>
              <w:right w:val="single" w:sz="4" w:space="0" w:color="auto"/>
            </w:tcBorders>
          </w:tcPr>
          <w:p w14:paraId="0629FC87"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C977A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w:t>
            </w:r>
          </w:p>
        </w:tc>
        <w:tc>
          <w:tcPr>
            <w:tcW w:w="0" w:type="auto"/>
            <w:tcBorders>
              <w:top w:val="nil"/>
              <w:left w:val="nil"/>
              <w:bottom w:val="single" w:sz="4" w:space="0" w:color="auto"/>
              <w:right w:val="single" w:sz="4" w:space="0" w:color="auto"/>
            </w:tcBorders>
            <w:shd w:val="clear" w:color="auto" w:fill="auto"/>
            <w:noWrap/>
            <w:vAlign w:val="bottom"/>
            <w:hideMark/>
          </w:tcPr>
          <w:p w14:paraId="3300D6E7"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14:paraId="4241387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B1FA07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5CE04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141FB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10895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1729A5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96CD9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5B2F7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37E46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433CC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27EAE6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F65E2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8777E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60FC26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5A2531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F5B945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56C3C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A1214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E8669F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9D473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C29C5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F4A3C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D3AD7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55E2F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50D38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D0E63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51DDBC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8603F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151FE6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9A9F8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E792A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5F2F3D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80E4F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DC55C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2D3BE2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320E7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B60FB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8C71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5E2D8C27" w14:textId="77777777" w:rsidTr="002A1E66">
        <w:trPr>
          <w:trHeight w:val="292"/>
        </w:trPr>
        <w:tc>
          <w:tcPr>
            <w:tcW w:w="0" w:type="auto"/>
            <w:vMerge/>
            <w:tcBorders>
              <w:left w:val="single" w:sz="4" w:space="0" w:color="auto"/>
              <w:right w:val="single" w:sz="4" w:space="0" w:color="auto"/>
            </w:tcBorders>
          </w:tcPr>
          <w:p w14:paraId="4D5D698A"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A6A076"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bottom"/>
            <w:hideMark/>
          </w:tcPr>
          <w:p w14:paraId="7A6693B9"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14:paraId="4C3E1DA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603D2C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BB8F61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C621E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91083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85156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93429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96EBF2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A8E1C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EABDF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85FCA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396EC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5C7E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579272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E029F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B6829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BC5B2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01DCE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838B4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58370C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E8A1C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63A49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0AE552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049AC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B2520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00D37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8BE6E8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A2FE2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FCA7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EBCA0E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75BF8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1421A7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FE922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391E0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42FB0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AA4B2E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710C3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AEE2C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2052052C" w14:textId="77777777" w:rsidTr="002A1E66">
        <w:trPr>
          <w:trHeight w:val="292"/>
        </w:trPr>
        <w:tc>
          <w:tcPr>
            <w:tcW w:w="0" w:type="auto"/>
            <w:vMerge/>
            <w:tcBorders>
              <w:left w:val="single" w:sz="4" w:space="0" w:color="auto"/>
              <w:right w:val="single" w:sz="4" w:space="0" w:color="auto"/>
            </w:tcBorders>
          </w:tcPr>
          <w:p w14:paraId="14669EB8"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FE3B78F"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w:t>
            </w:r>
          </w:p>
        </w:tc>
        <w:tc>
          <w:tcPr>
            <w:tcW w:w="0" w:type="auto"/>
            <w:tcBorders>
              <w:top w:val="nil"/>
              <w:left w:val="nil"/>
              <w:bottom w:val="single" w:sz="4" w:space="0" w:color="auto"/>
              <w:right w:val="single" w:sz="4" w:space="0" w:color="auto"/>
            </w:tcBorders>
            <w:shd w:val="clear" w:color="auto" w:fill="auto"/>
            <w:noWrap/>
            <w:vAlign w:val="bottom"/>
            <w:hideMark/>
          </w:tcPr>
          <w:p w14:paraId="1E05C410"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14:paraId="5E3F6ED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28CA79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072CF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55E8E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D4136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FF9F09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28FF9A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869F80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5CF56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3ED6D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EC5DEC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01951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FC0C6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93C8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741A1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194B0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603CC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07C9E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DA4EB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50A45D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269C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2567D6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16CF3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51813D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BD4AF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F199E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A936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4A6B18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9F4737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FE484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328113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29CFC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162E3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F7AAA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5B9F9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07320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1761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808452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2EF9760E" w14:textId="77777777" w:rsidTr="002A1E66">
        <w:trPr>
          <w:trHeight w:val="292"/>
        </w:trPr>
        <w:tc>
          <w:tcPr>
            <w:tcW w:w="0" w:type="auto"/>
            <w:vMerge/>
            <w:tcBorders>
              <w:left w:val="single" w:sz="4" w:space="0" w:color="auto"/>
              <w:right w:val="single" w:sz="4" w:space="0" w:color="auto"/>
            </w:tcBorders>
          </w:tcPr>
          <w:p w14:paraId="059D2335"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85C60E6"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w:t>
            </w:r>
          </w:p>
        </w:tc>
        <w:tc>
          <w:tcPr>
            <w:tcW w:w="0" w:type="auto"/>
            <w:tcBorders>
              <w:top w:val="nil"/>
              <w:left w:val="nil"/>
              <w:bottom w:val="single" w:sz="4" w:space="0" w:color="auto"/>
              <w:right w:val="single" w:sz="4" w:space="0" w:color="auto"/>
            </w:tcBorders>
            <w:shd w:val="clear" w:color="auto" w:fill="auto"/>
            <w:noWrap/>
            <w:vAlign w:val="bottom"/>
            <w:hideMark/>
          </w:tcPr>
          <w:p w14:paraId="0AFE3DAF"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14:paraId="56912C3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A5A9C1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23E5B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308D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BF8F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F2476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2AACD1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8B5A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1F9EF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22151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90D9E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03F07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2C1F7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5C071E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DE51A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5EF705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B5E9C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D5B9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2DDD6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A9260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806FF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53695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FCDA9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5A9E3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7533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3DB9B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0B33F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D48BE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106FC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1CF1A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56F81D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D3E30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8B85A0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63AA0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7E60F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5B248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94EA0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AE2844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7F88B150" w14:textId="77777777" w:rsidTr="002A1E66">
        <w:trPr>
          <w:trHeight w:val="292"/>
        </w:trPr>
        <w:tc>
          <w:tcPr>
            <w:tcW w:w="0" w:type="auto"/>
            <w:vMerge/>
            <w:tcBorders>
              <w:left w:val="single" w:sz="4" w:space="0" w:color="auto"/>
              <w:right w:val="single" w:sz="4" w:space="0" w:color="auto"/>
            </w:tcBorders>
          </w:tcPr>
          <w:p w14:paraId="3332BDE5"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ABC69E"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w:t>
            </w:r>
          </w:p>
        </w:tc>
        <w:tc>
          <w:tcPr>
            <w:tcW w:w="0" w:type="auto"/>
            <w:tcBorders>
              <w:top w:val="nil"/>
              <w:left w:val="nil"/>
              <w:bottom w:val="single" w:sz="4" w:space="0" w:color="auto"/>
              <w:right w:val="single" w:sz="4" w:space="0" w:color="auto"/>
            </w:tcBorders>
            <w:shd w:val="clear" w:color="auto" w:fill="auto"/>
            <w:noWrap/>
            <w:vAlign w:val="bottom"/>
            <w:hideMark/>
          </w:tcPr>
          <w:p w14:paraId="24EF7FBB"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14:paraId="1303E4B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76A8B7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750A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14582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86E17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8400B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51B998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DDF3B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DA756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D6379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20B4B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0C298A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67A21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C197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BDF142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14C42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FB6F26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87E1D2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3142C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DC7FF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25601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E387B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2DAC7B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2C3C2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0B7B8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8DE2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739EBA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12661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E38D4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B069A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ED1619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198B8D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F8D12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67D6B7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91607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2EAF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1FEE02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E98B1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7BDE5006" w14:textId="77777777" w:rsidTr="002A1E66">
        <w:trPr>
          <w:trHeight w:val="292"/>
        </w:trPr>
        <w:tc>
          <w:tcPr>
            <w:tcW w:w="0" w:type="auto"/>
            <w:vMerge/>
            <w:tcBorders>
              <w:left w:val="single" w:sz="4" w:space="0" w:color="auto"/>
              <w:right w:val="single" w:sz="4" w:space="0" w:color="auto"/>
            </w:tcBorders>
          </w:tcPr>
          <w:p w14:paraId="3A074C5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0960D4"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w:t>
            </w:r>
          </w:p>
        </w:tc>
        <w:tc>
          <w:tcPr>
            <w:tcW w:w="0" w:type="auto"/>
            <w:tcBorders>
              <w:top w:val="nil"/>
              <w:left w:val="nil"/>
              <w:bottom w:val="single" w:sz="4" w:space="0" w:color="auto"/>
              <w:right w:val="single" w:sz="4" w:space="0" w:color="auto"/>
            </w:tcBorders>
            <w:shd w:val="clear" w:color="auto" w:fill="auto"/>
            <w:noWrap/>
            <w:vAlign w:val="bottom"/>
            <w:hideMark/>
          </w:tcPr>
          <w:p w14:paraId="13D48514"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5B01FE7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8D2AB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0ADCEB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DFD0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42CAD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6D125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658B3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99ACB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84DBF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2F7CF5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D9844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EB3C16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0F55B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57803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DF26D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E28E1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0716C0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4A55C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C9C28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39A6D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C1629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F0F9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98D7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9A371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2416D9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15FEB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D9898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7E9C3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3CF54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9B71B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65BB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C6494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F5006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1E504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F9B4C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9987C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FB4B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8BE50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18F81D07" w14:textId="77777777" w:rsidTr="002A1E66">
        <w:trPr>
          <w:trHeight w:val="292"/>
        </w:trPr>
        <w:tc>
          <w:tcPr>
            <w:tcW w:w="0" w:type="auto"/>
            <w:vMerge/>
            <w:tcBorders>
              <w:left w:val="single" w:sz="4" w:space="0" w:color="auto"/>
              <w:right w:val="single" w:sz="4" w:space="0" w:color="auto"/>
            </w:tcBorders>
          </w:tcPr>
          <w:p w14:paraId="1AB0FA95"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289D81C"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14:paraId="4D346391"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0</w:t>
            </w:r>
          </w:p>
        </w:tc>
        <w:tc>
          <w:tcPr>
            <w:tcW w:w="0" w:type="auto"/>
            <w:tcBorders>
              <w:top w:val="nil"/>
              <w:left w:val="nil"/>
              <w:bottom w:val="single" w:sz="4" w:space="0" w:color="auto"/>
              <w:right w:val="single" w:sz="4" w:space="0" w:color="auto"/>
            </w:tcBorders>
            <w:shd w:val="clear" w:color="auto" w:fill="auto"/>
            <w:noWrap/>
            <w:vAlign w:val="bottom"/>
            <w:hideMark/>
          </w:tcPr>
          <w:p w14:paraId="6DDC90C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AA4F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BB7FD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D25035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FFF354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AC59A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F872F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5EA3D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C0B87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707D2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B7DFA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AF3E60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CD0F5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AD219E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388DA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99F3E9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31420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5BF0D9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78334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547FE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FBB17C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78C384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958204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DA78B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55DE2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3901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06B16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D14C8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72D90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FBA0A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4FF83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F2616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90475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70DF65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B1A0E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277C59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E336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2A6EDA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76B6C7AF" w14:textId="77777777" w:rsidTr="002A1E66">
        <w:trPr>
          <w:trHeight w:val="292"/>
        </w:trPr>
        <w:tc>
          <w:tcPr>
            <w:tcW w:w="0" w:type="auto"/>
            <w:vMerge/>
            <w:tcBorders>
              <w:left w:val="single" w:sz="4" w:space="0" w:color="auto"/>
              <w:right w:val="single" w:sz="4" w:space="0" w:color="auto"/>
            </w:tcBorders>
          </w:tcPr>
          <w:p w14:paraId="017E449A"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1A7E1E"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67652B40"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-10</w:t>
            </w:r>
          </w:p>
        </w:tc>
        <w:tc>
          <w:tcPr>
            <w:tcW w:w="0" w:type="auto"/>
            <w:tcBorders>
              <w:top w:val="nil"/>
              <w:left w:val="nil"/>
              <w:bottom w:val="single" w:sz="4" w:space="0" w:color="auto"/>
              <w:right w:val="single" w:sz="4" w:space="0" w:color="auto"/>
            </w:tcBorders>
            <w:shd w:val="clear" w:color="auto" w:fill="auto"/>
            <w:noWrap/>
            <w:vAlign w:val="bottom"/>
            <w:hideMark/>
          </w:tcPr>
          <w:p w14:paraId="2F39203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95183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BCF186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E8DFA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D892C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184EF5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3DE6B8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CF866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6453B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EC912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88B6A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2D3A3F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C472F2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E7AF0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03266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8873B6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FEDF9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D4A9C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811B4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300DF7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38AB71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9FEBA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11FC23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6B082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23CAC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26361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F6D4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513CC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95D9B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CD19A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5D873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190C4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AF86AE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296CB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3D8C8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34569F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FF0EC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E6F7A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10B8E08B" w14:textId="77777777" w:rsidTr="002A1E66">
        <w:trPr>
          <w:trHeight w:val="292"/>
        </w:trPr>
        <w:tc>
          <w:tcPr>
            <w:tcW w:w="0" w:type="auto"/>
            <w:vMerge/>
            <w:tcBorders>
              <w:left w:val="single" w:sz="4" w:space="0" w:color="auto"/>
              <w:right w:val="single" w:sz="4" w:space="0" w:color="auto"/>
            </w:tcBorders>
          </w:tcPr>
          <w:p w14:paraId="5D176980"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37471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11</w:t>
            </w:r>
          </w:p>
        </w:tc>
        <w:tc>
          <w:tcPr>
            <w:tcW w:w="0" w:type="auto"/>
            <w:tcBorders>
              <w:top w:val="nil"/>
              <w:left w:val="nil"/>
              <w:bottom w:val="single" w:sz="4" w:space="0" w:color="auto"/>
              <w:right w:val="single" w:sz="4" w:space="0" w:color="auto"/>
            </w:tcBorders>
            <w:shd w:val="clear" w:color="auto" w:fill="auto"/>
            <w:noWrap/>
            <w:vAlign w:val="bottom"/>
            <w:hideMark/>
          </w:tcPr>
          <w:p w14:paraId="71B007C9"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-20</w:t>
            </w:r>
          </w:p>
        </w:tc>
        <w:tc>
          <w:tcPr>
            <w:tcW w:w="0" w:type="auto"/>
            <w:tcBorders>
              <w:top w:val="nil"/>
              <w:left w:val="nil"/>
              <w:bottom w:val="single" w:sz="4" w:space="0" w:color="auto"/>
              <w:right w:val="single" w:sz="4" w:space="0" w:color="auto"/>
            </w:tcBorders>
            <w:shd w:val="clear" w:color="auto" w:fill="auto"/>
            <w:noWrap/>
            <w:vAlign w:val="bottom"/>
            <w:hideMark/>
          </w:tcPr>
          <w:p w14:paraId="0927AB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1EDDC2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229A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38F244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56EAB1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A5F37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79BD8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67A3D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05BF8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9290D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ACC45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99EA94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6D1FB7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A8CDC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EC664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1C70B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1DA5F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744A6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056ECD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C8E06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254AEC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5C1B95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3F14A6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ABF2F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38287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19CC5A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57798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DDEC1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0B5E83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9B88D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2DD4C6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EC8593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713785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FD320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C75BAE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90AAE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FA32F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822B0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5E12DA5E" w14:textId="77777777" w:rsidTr="002A1E66">
        <w:trPr>
          <w:trHeight w:val="292"/>
        </w:trPr>
        <w:tc>
          <w:tcPr>
            <w:tcW w:w="0" w:type="auto"/>
            <w:vMerge/>
            <w:tcBorders>
              <w:left w:val="single" w:sz="4" w:space="0" w:color="auto"/>
              <w:right w:val="single" w:sz="4" w:space="0" w:color="auto"/>
            </w:tcBorders>
          </w:tcPr>
          <w:p w14:paraId="1F8AEECB"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F7A15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12</w:t>
            </w:r>
          </w:p>
        </w:tc>
        <w:tc>
          <w:tcPr>
            <w:tcW w:w="0" w:type="auto"/>
            <w:tcBorders>
              <w:top w:val="nil"/>
              <w:left w:val="nil"/>
              <w:bottom w:val="single" w:sz="4" w:space="0" w:color="auto"/>
              <w:right w:val="single" w:sz="4" w:space="0" w:color="auto"/>
            </w:tcBorders>
            <w:shd w:val="clear" w:color="auto" w:fill="auto"/>
            <w:noWrap/>
            <w:vAlign w:val="bottom"/>
            <w:hideMark/>
          </w:tcPr>
          <w:p w14:paraId="49F6286E"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-30</w:t>
            </w:r>
          </w:p>
        </w:tc>
        <w:tc>
          <w:tcPr>
            <w:tcW w:w="0" w:type="auto"/>
            <w:tcBorders>
              <w:top w:val="nil"/>
              <w:left w:val="nil"/>
              <w:bottom w:val="single" w:sz="4" w:space="0" w:color="auto"/>
              <w:right w:val="single" w:sz="4" w:space="0" w:color="auto"/>
            </w:tcBorders>
            <w:shd w:val="clear" w:color="auto" w:fill="auto"/>
            <w:noWrap/>
            <w:vAlign w:val="bottom"/>
            <w:hideMark/>
          </w:tcPr>
          <w:p w14:paraId="0379CDE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DD6E8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3E75B0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9B4DB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A0063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BFDD98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48E70B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8745E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91301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BEFC52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6AD29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1EB76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66E2F7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C1F2A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ADE3D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0A6E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F324BC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79111E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691FF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FB238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78F277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E910D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36D19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1308A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410D5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A8E46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04FD0B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06A90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790A7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379877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4E007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74F6B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291B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13BB7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50C38C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0EBBF2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111B3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4E54A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44077F1D" w14:textId="77777777" w:rsidTr="002A1E66">
        <w:trPr>
          <w:trHeight w:val="292"/>
        </w:trPr>
        <w:tc>
          <w:tcPr>
            <w:tcW w:w="0" w:type="auto"/>
            <w:vMerge/>
            <w:tcBorders>
              <w:left w:val="single" w:sz="4" w:space="0" w:color="auto"/>
              <w:right w:val="single" w:sz="4" w:space="0" w:color="auto"/>
            </w:tcBorders>
          </w:tcPr>
          <w:p w14:paraId="14503579"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42016F5"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13</w:t>
            </w:r>
          </w:p>
        </w:tc>
        <w:tc>
          <w:tcPr>
            <w:tcW w:w="0" w:type="auto"/>
            <w:tcBorders>
              <w:top w:val="nil"/>
              <w:left w:val="nil"/>
              <w:bottom w:val="single" w:sz="4" w:space="0" w:color="auto"/>
              <w:right w:val="single" w:sz="4" w:space="0" w:color="auto"/>
            </w:tcBorders>
            <w:shd w:val="clear" w:color="auto" w:fill="auto"/>
            <w:noWrap/>
            <w:vAlign w:val="bottom"/>
            <w:hideMark/>
          </w:tcPr>
          <w:p w14:paraId="3E1D9117"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-40</w:t>
            </w:r>
          </w:p>
        </w:tc>
        <w:tc>
          <w:tcPr>
            <w:tcW w:w="0" w:type="auto"/>
            <w:tcBorders>
              <w:top w:val="nil"/>
              <w:left w:val="nil"/>
              <w:bottom w:val="single" w:sz="4" w:space="0" w:color="auto"/>
              <w:right w:val="single" w:sz="4" w:space="0" w:color="auto"/>
            </w:tcBorders>
            <w:shd w:val="clear" w:color="auto" w:fill="auto"/>
            <w:noWrap/>
            <w:vAlign w:val="bottom"/>
            <w:hideMark/>
          </w:tcPr>
          <w:p w14:paraId="0F54024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E7953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532BE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C8121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E6BAA2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6BFFF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47D0E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B25A81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EADB44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8EAA7D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D34DF7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6D5FE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F03DC1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1EE4F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42178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08D09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B6534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A6A29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1B7563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17439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CFC1F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50027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37C1C6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5953B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EE2A5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7DC0E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018867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EBBDA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9D7868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50171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791F25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509F30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9BD391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43461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EE50F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49A8E3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84EE72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06200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650BAC17" w14:textId="77777777" w:rsidTr="002A1E66">
        <w:trPr>
          <w:trHeight w:val="292"/>
        </w:trPr>
        <w:tc>
          <w:tcPr>
            <w:tcW w:w="0" w:type="auto"/>
            <w:vMerge/>
            <w:tcBorders>
              <w:left w:val="single" w:sz="4" w:space="0" w:color="auto"/>
              <w:right w:val="single" w:sz="4" w:space="0" w:color="auto"/>
            </w:tcBorders>
          </w:tcPr>
          <w:p w14:paraId="6EA45BD1"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2634A6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14</w:t>
            </w:r>
          </w:p>
        </w:tc>
        <w:tc>
          <w:tcPr>
            <w:tcW w:w="0" w:type="auto"/>
            <w:tcBorders>
              <w:top w:val="nil"/>
              <w:left w:val="nil"/>
              <w:bottom w:val="single" w:sz="4" w:space="0" w:color="auto"/>
              <w:right w:val="single" w:sz="4" w:space="0" w:color="auto"/>
            </w:tcBorders>
            <w:shd w:val="clear" w:color="auto" w:fill="auto"/>
            <w:noWrap/>
            <w:vAlign w:val="bottom"/>
            <w:hideMark/>
          </w:tcPr>
          <w:p w14:paraId="262B07D9"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-50</w:t>
            </w:r>
          </w:p>
        </w:tc>
        <w:tc>
          <w:tcPr>
            <w:tcW w:w="0" w:type="auto"/>
            <w:tcBorders>
              <w:top w:val="nil"/>
              <w:left w:val="nil"/>
              <w:bottom w:val="single" w:sz="4" w:space="0" w:color="auto"/>
              <w:right w:val="single" w:sz="4" w:space="0" w:color="auto"/>
            </w:tcBorders>
            <w:shd w:val="clear" w:color="auto" w:fill="auto"/>
            <w:noWrap/>
            <w:vAlign w:val="bottom"/>
            <w:hideMark/>
          </w:tcPr>
          <w:p w14:paraId="5BD8D7E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8DFFBC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3CBF8D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315EBE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07E5A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902A86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603B58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57359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7B0856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FA913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CA0D74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17057E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E9E65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3700E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2B9C9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222A5B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63D4B0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8753A8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53CAE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D9B66D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C43F8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CC63BE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F5755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2A39C0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9A61B2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6B7F4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AFDB84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293699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45971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C369F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7C5E4B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DE3A66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73B58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F07DC6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9F258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6F51C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0A23AA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AB10B4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50D541C2" w14:textId="77777777" w:rsidTr="002A1E66">
        <w:trPr>
          <w:trHeight w:val="292"/>
        </w:trPr>
        <w:tc>
          <w:tcPr>
            <w:tcW w:w="0" w:type="auto"/>
            <w:vMerge/>
            <w:tcBorders>
              <w:left w:val="single" w:sz="4" w:space="0" w:color="auto"/>
              <w:right w:val="single" w:sz="4" w:space="0" w:color="auto"/>
            </w:tcBorders>
          </w:tcPr>
          <w:p w14:paraId="0BD5D8C2"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E93B42"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15</w:t>
            </w:r>
          </w:p>
        </w:tc>
        <w:tc>
          <w:tcPr>
            <w:tcW w:w="0" w:type="auto"/>
            <w:tcBorders>
              <w:top w:val="nil"/>
              <w:left w:val="nil"/>
              <w:bottom w:val="single" w:sz="4" w:space="0" w:color="auto"/>
              <w:right w:val="single" w:sz="4" w:space="0" w:color="auto"/>
            </w:tcBorders>
            <w:shd w:val="clear" w:color="auto" w:fill="auto"/>
            <w:noWrap/>
            <w:vAlign w:val="bottom"/>
            <w:hideMark/>
          </w:tcPr>
          <w:p w14:paraId="7F930FF7"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-60</w:t>
            </w:r>
          </w:p>
        </w:tc>
        <w:tc>
          <w:tcPr>
            <w:tcW w:w="0" w:type="auto"/>
            <w:tcBorders>
              <w:top w:val="nil"/>
              <w:left w:val="nil"/>
              <w:bottom w:val="single" w:sz="4" w:space="0" w:color="auto"/>
              <w:right w:val="single" w:sz="4" w:space="0" w:color="auto"/>
            </w:tcBorders>
            <w:shd w:val="clear" w:color="auto" w:fill="auto"/>
            <w:noWrap/>
            <w:vAlign w:val="bottom"/>
            <w:hideMark/>
          </w:tcPr>
          <w:p w14:paraId="47D8716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582CA2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591A57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F86812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159FB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9D148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2A8D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7273D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D3789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AC7310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AF7A2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4EF24D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565BFD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7DBCF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1C69D4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8D89E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FEF870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31D09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0C6A5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3583FA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8FD94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88EE4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E060A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6E7FC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D9DEB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4142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BA23C9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9FB36E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57567A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41531C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23722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6DF8B3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8EC0A8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25DBA0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0B7AE7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ABC22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5430B6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8188C9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79B31F81" w14:textId="77777777" w:rsidTr="002A1E66">
        <w:trPr>
          <w:trHeight w:val="292"/>
        </w:trPr>
        <w:tc>
          <w:tcPr>
            <w:tcW w:w="0" w:type="auto"/>
            <w:vMerge/>
            <w:tcBorders>
              <w:left w:val="single" w:sz="4" w:space="0" w:color="auto"/>
              <w:right w:val="single" w:sz="4" w:space="0" w:color="auto"/>
            </w:tcBorders>
          </w:tcPr>
          <w:p w14:paraId="20489A54"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C553CBE"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16</w:t>
            </w:r>
          </w:p>
        </w:tc>
        <w:tc>
          <w:tcPr>
            <w:tcW w:w="0" w:type="auto"/>
            <w:tcBorders>
              <w:top w:val="nil"/>
              <w:left w:val="nil"/>
              <w:bottom w:val="single" w:sz="4" w:space="0" w:color="auto"/>
              <w:right w:val="single" w:sz="4" w:space="0" w:color="auto"/>
            </w:tcBorders>
            <w:shd w:val="clear" w:color="auto" w:fill="auto"/>
            <w:noWrap/>
            <w:vAlign w:val="bottom"/>
            <w:hideMark/>
          </w:tcPr>
          <w:p w14:paraId="0D080FA8"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-70</w:t>
            </w:r>
          </w:p>
        </w:tc>
        <w:tc>
          <w:tcPr>
            <w:tcW w:w="0" w:type="auto"/>
            <w:tcBorders>
              <w:top w:val="nil"/>
              <w:left w:val="nil"/>
              <w:bottom w:val="single" w:sz="4" w:space="0" w:color="auto"/>
              <w:right w:val="single" w:sz="4" w:space="0" w:color="auto"/>
            </w:tcBorders>
            <w:shd w:val="clear" w:color="auto" w:fill="auto"/>
            <w:noWrap/>
            <w:vAlign w:val="bottom"/>
            <w:hideMark/>
          </w:tcPr>
          <w:p w14:paraId="094D503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60AF99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E15E4C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8F5A44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2ACA57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54A65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7F195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CFC43D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4C2BCF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DD8E66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50B51D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4E56F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E6B9A6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1006C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E0456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D33CB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ECDDA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A482BC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C41F0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E615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C802F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426BBD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00CF1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3168B9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F5E39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E28F97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4F7FDF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D6A02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CCA030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CE40D9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EA747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8195A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A57CF0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5AE672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B8500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FE32F5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99B7D1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D19969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4CFBC761" w14:textId="77777777" w:rsidTr="002A1E66">
        <w:trPr>
          <w:trHeight w:val="292"/>
        </w:trPr>
        <w:tc>
          <w:tcPr>
            <w:tcW w:w="0" w:type="auto"/>
            <w:vMerge/>
            <w:tcBorders>
              <w:left w:val="single" w:sz="4" w:space="0" w:color="auto"/>
              <w:right w:val="single" w:sz="4" w:space="0" w:color="auto"/>
            </w:tcBorders>
          </w:tcPr>
          <w:p w14:paraId="67CC9358"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3D7DFF"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17</w:t>
            </w:r>
          </w:p>
        </w:tc>
        <w:tc>
          <w:tcPr>
            <w:tcW w:w="0" w:type="auto"/>
            <w:tcBorders>
              <w:top w:val="nil"/>
              <w:left w:val="nil"/>
              <w:bottom w:val="single" w:sz="4" w:space="0" w:color="auto"/>
              <w:right w:val="single" w:sz="4" w:space="0" w:color="auto"/>
            </w:tcBorders>
            <w:shd w:val="clear" w:color="auto" w:fill="auto"/>
            <w:noWrap/>
            <w:vAlign w:val="bottom"/>
            <w:hideMark/>
          </w:tcPr>
          <w:p w14:paraId="0817701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-80</w:t>
            </w:r>
          </w:p>
        </w:tc>
        <w:tc>
          <w:tcPr>
            <w:tcW w:w="0" w:type="auto"/>
            <w:tcBorders>
              <w:top w:val="nil"/>
              <w:left w:val="nil"/>
              <w:bottom w:val="single" w:sz="4" w:space="0" w:color="auto"/>
              <w:right w:val="single" w:sz="4" w:space="0" w:color="auto"/>
            </w:tcBorders>
            <w:shd w:val="clear" w:color="auto" w:fill="auto"/>
            <w:noWrap/>
            <w:vAlign w:val="bottom"/>
            <w:hideMark/>
          </w:tcPr>
          <w:p w14:paraId="0634BF2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0964B5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0D4C1A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D15682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94A57A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1131D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2B25B0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F5AE56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D203DD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8F0762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F2BB3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A044A0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197BDD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55B954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57AEEB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825544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1EE13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AB1CD8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226547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3840BD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BC6F51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AB495B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CDFA5B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AE4D4A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7BE60C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93C440"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8DCC52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8847DC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D9100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B47EDB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77B9A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91B427E"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5D2C66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211FCB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719B5A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05A9D2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F4C1166"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444584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r w:rsidR="002A1E66" w:rsidRPr="00C62297" w14:paraId="6F526766" w14:textId="77777777" w:rsidTr="002A1E66">
        <w:trPr>
          <w:trHeight w:val="292"/>
        </w:trPr>
        <w:tc>
          <w:tcPr>
            <w:tcW w:w="0" w:type="auto"/>
            <w:vMerge/>
            <w:tcBorders>
              <w:left w:val="single" w:sz="4" w:space="0" w:color="auto"/>
              <w:bottom w:val="single" w:sz="4" w:space="0" w:color="auto"/>
              <w:right w:val="single" w:sz="4" w:space="0" w:color="auto"/>
            </w:tcBorders>
          </w:tcPr>
          <w:p w14:paraId="721CAC6D" w14:textId="77777777" w:rsidR="00C62297" w:rsidRPr="00C62297" w:rsidRDefault="00C62297" w:rsidP="00C62297">
            <w:pPr>
              <w:spacing w:after="0" w:line="240" w:lineRule="auto"/>
              <w:jc w:val="right"/>
              <w:rPr>
                <w:rFonts w:ascii="Garamond" w:eastAsia="Times New Roman" w:hAnsi="Garamond" w:cs="Calibri"/>
                <w:color w:val="000000"/>
                <w:sz w:val="18"/>
                <w:szCs w:val="18"/>
              </w:rPr>
            </w:pP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10FC9C8"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18</w:t>
            </w:r>
          </w:p>
        </w:tc>
        <w:tc>
          <w:tcPr>
            <w:tcW w:w="0" w:type="auto"/>
            <w:tcBorders>
              <w:top w:val="nil"/>
              <w:left w:val="nil"/>
              <w:bottom w:val="single" w:sz="4" w:space="0" w:color="auto"/>
              <w:right w:val="single" w:sz="4" w:space="0" w:color="auto"/>
            </w:tcBorders>
            <w:shd w:val="clear" w:color="auto" w:fill="auto"/>
            <w:noWrap/>
            <w:vAlign w:val="bottom"/>
            <w:hideMark/>
          </w:tcPr>
          <w:p w14:paraId="65BCE4FB" w14:textId="77777777" w:rsidR="00C62297" w:rsidRPr="00C62297" w:rsidRDefault="00C62297" w:rsidP="00C62297">
            <w:pPr>
              <w:spacing w:after="0" w:line="240" w:lineRule="auto"/>
              <w:jc w:val="right"/>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-90</w:t>
            </w:r>
          </w:p>
        </w:tc>
        <w:tc>
          <w:tcPr>
            <w:tcW w:w="0" w:type="auto"/>
            <w:tcBorders>
              <w:top w:val="nil"/>
              <w:left w:val="nil"/>
              <w:bottom w:val="single" w:sz="4" w:space="0" w:color="auto"/>
              <w:right w:val="single" w:sz="4" w:space="0" w:color="auto"/>
            </w:tcBorders>
            <w:shd w:val="clear" w:color="auto" w:fill="auto"/>
            <w:noWrap/>
            <w:vAlign w:val="bottom"/>
            <w:hideMark/>
          </w:tcPr>
          <w:p w14:paraId="1AA95D8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E75F6E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E8E0D9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AABC4C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AA9C4B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DED5F7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673A1F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D1A06E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A87BB43"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427D00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664A2D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DC6F29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45522F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12BE3E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BD30442"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57550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665F3E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04A3F7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B7125D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EC6C8F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B183CE4"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E4C12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1D2FC91"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63002C5"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AE70CF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CE968ED"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16B15F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4436F568"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0B716B9B"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39BE1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73EA60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1974A91F"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2B88DBC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3C64797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594ED6C"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6D653999"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5F5F9C0A"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c>
          <w:tcPr>
            <w:tcW w:w="0" w:type="auto"/>
            <w:tcBorders>
              <w:top w:val="nil"/>
              <w:left w:val="nil"/>
              <w:bottom w:val="single" w:sz="4" w:space="0" w:color="auto"/>
              <w:right w:val="single" w:sz="4" w:space="0" w:color="auto"/>
            </w:tcBorders>
            <w:shd w:val="clear" w:color="auto" w:fill="auto"/>
            <w:noWrap/>
            <w:vAlign w:val="bottom"/>
            <w:hideMark/>
          </w:tcPr>
          <w:p w14:paraId="71F21667" w14:textId="77777777" w:rsidR="00C62297" w:rsidRPr="00C62297" w:rsidRDefault="00C62297" w:rsidP="00C62297">
            <w:pPr>
              <w:spacing w:after="0" w:line="240" w:lineRule="auto"/>
              <w:rPr>
                <w:rFonts w:ascii="Garamond" w:eastAsia="Times New Roman" w:hAnsi="Garamond" w:cs="Calibri"/>
                <w:color w:val="000000"/>
                <w:sz w:val="18"/>
                <w:szCs w:val="18"/>
              </w:rPr>
            </w:pPr>
            <w:r w:rsidRPr="00C62297">
              <w:rPr>
                <w:rFonts w:ascii="Garamond" w:eastAsia="Times New Roman" w:hAnsi="Garamond" w:cs="Calibri"/>
                <w:color w:val="000000"/>
                <w:sz w:val="18"/>
                <w:szCs w:val="18"/>
              </w:rPr>
              <w:t> </w:t>
            </w:r>
          </w:p>
        </w:tc>
      </w:tr>
    </w:tbl>
    <w:p w14:paraId="4755A92B" w14:textId="77777777" w:rsidR="00C62297" w:rsidRDefault="00C62297" w:rsidP="00FF51B0">
      <w:pPr>
        <w:rPr>
          <w:sz w:val="20"/>
          <w:szCs w:val="20"/>
        </w:rPr>
      </w:pPr>
    </w:p>
    <w:p w14:paraId="3C47ACDD" w14:textId="77777777" w:rsidR="00CC2112" w:rsidRPr="00CC2112" w:rsidRDefault="00863167" w:rsidP="00CC2112">
      <w:pPr>
        <w:pStyle w:val="Heading1"/>
        <w:rPr>
          <w:rStyle w:val="Heading1Char"/>
          <w:b/>
        </w:rPr>
      </w:pPr>
      <w:r>
        <w:rPr>
          <w:rStyle w:val="Heading1Char"/>
          <w:b/>
        </w:rPr>
        <w:t>Vertical Datum (Height) Parameter Definitions</w:t>
      </w:r>
    </w:p>
    <w:p w14:paraId="24BF76C0" w14:textId="77777777" w:rsidR="0083028F" w:rsidRDefault="00CC2112" w:rsidP="00CC2112">
      <w:pPr>
        <w:ind w:firstLine="720"/>
        <w:rPr>
          <w:rStyle w:val="Heading1Char"/>
          <w:b w:val="0"/>
        </w:rPr>
      </w:pPr>
      <w:r>
        <w:t>T</w:t>
      </w:r>
      <w:r w:rsidRPr="00CC2112">
        <w:t>he geoid height</w:t>
      </w:r>
      <w:r>
        <w:rPr>
          <w:rStyle w:val="Heading1Char"/>
          <w:b w:val="0"/>
        </w:rPr>
        <w:t xml:space="preserve"> </w:t>
      </w:r>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 xml:space="preserve"> </m:t>
        </m:r>
      </m:oMath>
      <w:r>
        <w:rPr>
          <w:rStyle w:val="Heading1Char"/>
          <w:b w:val="0"/>
        </w:rPr>
        <w:t xml:space="preserve"> is a theoretical estimate based on the mathematical Earth model WGS 1984 to be defined as:</w:t>
      </w:r>
    </w:p>
    <w:p w14:paraId="603B5CC5" w14:textId="77777777" w:rsidR="00CC2112" w:rsidRPr="00F5007E" w:rsidRDefault="00C376A2" w:rsidP="00CC2112">
      <w:pPr>
        <w:pStyle w:val="ListParagraph"/>
        <w:rPr>
          <w:iCs/>
          <w:color w:val="00B050"/>
        </w:rPr>
      </w:pPr>
      <m:oMathPara>
        <m:oMath>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SimSun" w:hAnsi="Cambria Math"/>
              <w:color w:val="00B050"/>
            </w:rPr>
            <m:t>=f</m:t>
          </m:r>
          <m:d>
            <m:dPr>
              <m:ctrlPr>
                <w:rPr>
                  <w:rFonts w:ascii="Cambria Math" w:eastAsia="SimSun" w:hAnsi="Cambria Math"/>
                  <w:i/>
                  <w:iCs/>
                  <w:color w:val="00B050"/>
                </w:rPr>
              </m:ctrlPr>
            </m:dPr>
            <m:e>
              <m:r>
                <w:rPr>
                  <w:rFonts w:ascii="Cambria Math" w:eastAsia="SimSun" w:hAnsi="Cambria Math"/>
                  <w:color w:val="00B050"/>
                </w:rPr>
                <m:t>X,Y</m:t>
              </m:r>
            </m:e>
          </m:d>
          <m:r>
            <w:rPr>
              <w:rFonts w:ascii="Cambria Math" w:hAnsi="Cambria Math"/>
              <w:color w:val="00B050"/>
            </w:rPr>
            <m:t>=H-h</m:t>
          </m:r>
        </m:oMath>
      </m:oMathPara>
    </w:p>
    <w:p w14:paraId="6062D42C" w14:textId="77777777" w:rsidR="00F5007E" w:rsidRDefault="00F5007E" w:rsidP="00CC2112">
      <w:pPr>
        <w:pStyle w:val="ListParagraph"/>
        <w:rPr>
          <w:iCs/>
        </w:rPr>
      </w:pPr>
      <m:oMath>
        <m:r>
          <w:rPr>
            <w:rFonts w:ascii="Cambria Math" w:hAnsi="Cambria Math"/>
            <w:color w:val="00B050"/>
          </w:rPr>
          <m:t>h</m:t>
        </m:r>
        <m:r>
          <m:rPr>
            <m:sty m:val="p"/>
          </m:rPr>
          <w:rPr>
            <w:rFonts w:ascii="Cambria Math" w:hAnsi="Cambria Math"/>
          </w:rPr>
          <m:t>=</m:t>
        </m:r>
      </m:oMath>
      <w:r>
        <w:rPr>
          <w:iCs/>
        </w:rPr>
        <w:t>Geodetic or ellipsoid altitude (or height) from the WGS 84 ellipsoid model surface</w:t>
      </w:r>
    </w:p>
    <w:p w14:paraId="4A727752" w14:textId="77777777" w:rsidR="00F5007E" w:rsidRDefault="00F5007E" w:rsidP="00F5007E">
      <w:pPr>
        <w:pStyle w:val="ListParagraph"/>
        <w:rPr>
          <w:iCs/>
        </w:rPr>
      </w:pPr>
      <m:oMath>
        <m:r>
          <w:rPr>
            <w:rFonts w:ascii="Cambria Math" w:hAnsi="Cambria Math"/>
            <w:color w:val="00B050"/>
          </w:rPr>
          <m:t>H</m:t>
        </m:r>
        <m:r>
          <m:rPr>
            <m:sty m:val="p"/>
          </m:rPr>
          <w:rPr>
            <w:rFonts w:ascii="Cambria Math" w:hAnsi="Cambria Math"/>
          </w:rPr>
          <m:t xml:space="preserve">= </m:t>
        </m:r>
      </m:oMath>
      <w:r>
        <w:rPr>
          <w:iCs/>
        </w:rPr>
        <w:t xml:space="preserve">Elevation or mean-sea level (MSL) altitude (or height) from the WGS 84 geoid model surface which approximates to the MSL surface. GPS cam provide the MSL altitude </w:t>
      </w:r>
      <m:oMath>
        <m:r>
          <w:rPr>
            <w:rFonts w:ascii="Cambria Math" w:hAnsi="Cambria Math"/>
            <w:color w:val="00B050"/>
          </w:rPr>
          <m:t>H</m:t>
        </m:r>
      </m:oMath>
    </w:p>
    <w:p w14:paraId="24586EBD" w14:textId="77777777" w:rsidR="00CC2112" w:rsidRPr="00CC39C1" w:rsidRDefault="00231D78" w:rsidP="00231D78">
      <w:pPr>
        <w:ind w:firstLine="720"/>
        <w:rPr>
          <w:rStyle w:val="Heading1Char"/>
          <w:b w:val="0"/>
          <w:iCs/>
          <w:color w:val="auto"/>
          <w:sz w:val="22"/>
          <w:szCs w:val="22"/>
        </w:rPr>
      </w:pPr>
      <w:r w:rsidRPr="00CC39C1">
        <w:rPr>
          <w:iCs/>
        </w:rPr>
        <w:t>Because t</w:t>
      </w:r>
      <w:r w:rsidRPr="00CC39C1">
        <w:rPr>
          <w:rFonts w:asciiTheme="majorHAnsi" w:eastAsiaTheme="majorEastAsia" w:hAnsiTheme="majorHAnsi" w:cstheme="majorBidi"/>
          <w:iCs/>
        </w:rPr>
        <w:t xml:space="preserve">he vertical altitude (vertical datum) of a static of dynamic target is very important information for a static or dynamic aircraft when takeoff off , landing or low-altitude fly to avoid accidents, the relative altitude(either </w:t>
      </w:r>
      <m:oMath>
        <m:r>
          <w:rPr>
            <w:rFonts w:ascii="Cambria Math" w:hAnsi="Cambria Math"/>
          </w:rPr>
          <m:t>h</m:t>
        </m:r>
      </m:oMath>
      <w:r w:rsidRPr="00CC39C1">
        <w:rPr>
          <w:rFonts w:asciiTheme="majorHAnsi" w:eastAsiaTheme="majorEastAsia" w:hAnsiTheme="majorHAnsi" w:cstheme="majorBidi"/>
          <w:iCs/>
        </w:rPr>
        <w:t xml:space="preserve"> or </w:t>
      </w:r>
      <m:oMath>
        <m:r>
          <w:rPr>
            <w:rFonts w:ascii="Cambria Math" w:hAnsi="Cambria Math"/>
          </w:rPr>
          <m:t>H</m:t>
        </m:r>
      </m:oMath>
      <w:r w:rsidRPr="00CC39C1">
        <w:rPr>
          <w:rFonts w:asciiTheme="majorHAnsi" w:eastAsiaTheme="majorEastAsia" w:hAnsiTheme="majorHAnsi" w:cstheme="majorBidi"/>
          <w:iCs/>
        </w:rPr>
        <w:t xml:space="preserve">) must be known. </w:t>
      </w:r>
      <w:r w:rsidR="00CC2112" w:rsidRPr="00CC39C1">
        <w:rPr>
          <w:rStyle w:val="Heading1Char"/>
          <w:b w:val="0"/>
          <w:color w:val="auto"/>
          <w:sz w:val="22"/>
          <w:szCs w:val="22"/>
        </w:rPr>
        <w:t>If a sensor</w:t>
      </w:r>
      <w:r w:rsidRPr="00CC39C1">
        <w:rPr>
          <w:rStyle w:val="Heading1Char"/>
          <w:b w:val="0"/>
          <w:color w:val="auto"/>
          <w:sz w:val="22"/>
          <w:szCs w:val="22"/>
        </w:rPr>
        <w:t xml:space="preserve"> such as the GPS </w:t>
      </w:r>
      <w:r w:rsidR="00CC2112" w:rsidRPr="00CC39C1">
        <w:rPr>
          <w:rStyle w:val="Heading1Char"/>
          <w:b w:val="0"/>
          <w:color w:val="auto"/>
          <w:sz w:val="22"/>
          <w:szCs w:val="22"/>
        </w:rPr>
        <w:t>provide</w:t>
      </w:r>
      <w:r w:rsidRPr="00CC39C1">
        <w:rPr>
          <w:rStyle w:val="Heading1Char"/>
          <w:b w:val="0"/>
          <w:color w:val="auto"/>
          <w:sz w:val="22"/>
          <w:szCs w:val="22"/>
        </w:rPr>
        <w:t>s</w:t>
      </w:r>
      <w:r w:rsidR="00CC2112" w:rsidRPr="00CC39C1">
        <w:rPr>
          <w:rStyle w:val="Heading1Char"/>
          <w:b w:val="0"/>
          <w:color w:val="auto"/>
          <w:sz w:val="22"/>
          <w:szCs w:val="22"/>
        </w:rPr>
        <w:t xml:space="preserve"> a </w:t>
      </w:r>
      <w:r w:rsidR="00E32353" w:rsidRPr="00CC39C1">
        <w:rPr>
          <w:rStyle w:val="Heading1Char"/>
          <w:b w:val="0"/>
          <w:color w:val="auto"/>
          <w:sz w:val="22"/>
          <w:szCs w:val="22"/>
        </w:rPr>
        <w:t xml:space="preserve">the MSL altitude H, then the geodetic altitude can be derived from </w:t>
      </w:r>
    </w:p>
    <w:p w14:paraId="6F9D1C5A" w14:textId="77777777" w:rsidR="00E32353" w:rsidRPr="00E32353" w:rsidRDefault="00E32353" w:rsidP="00CC2112">
      <w:pPr>
        <w:ind w:firstLine="720"/>
        <w:rPr>
          <w:rFonts w:asciiTheme="majorHAnsi" w:eastAsiaTheme="majorEastAsia" w:hAnsiTheme="majorHAnsi" w:cstheme="majorBidi"/>
          <w:iCs/>
          <w:color w:val="00B050"/>
        </w:rPr>
      </w:pPr>
      <m:oMathPara>
        <m:oMath>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or </m:t>
          </m:r>
          <m:r>
            <w:rPr>
              <w:rFonts w:ascii="Cambria Math" w:hAnsi="Cambria Math"/>
              <w:color w:val="00B050"/>
            </w:rPr>
            <m:t>H=h+</m:t>
          </m:r>
          <m:sSub>
            <m:sSubPr>
              <m:ctrlPr>
                <w:rPr>
                  <w:rFonts w:ascii="Cambria Math" w:eastAsia="SimSun" w:hAnsi="Cambria Math"/>
                  <w:i/>
                  <w:iCs/>
                  <w:color w:val="00B050"/>
                </w:rPr>
              </m:ctrlPr>
            </m:sSubPr>
            <m:e>
              <m:r>
                <w:rPr>
                  <w:rFonts w:ascii="Cambria Math" w:eastAsia="SimSun" w:hAnsi="Cambria Math"/>
                  <w:color w:val="00B050"/>
                </w:rPr>
                <m:t>N</m:t>
              </m:r>
            </m:e>
            <m:sub>
              <m:r>
                <w:rPr>
                  <w:rFonts w:ascii="Cambria Math" w:eastAsia="SimSun" w:hAnsi="Cambria Math"/>
                  <w:color w:val="00B050"/>
                </w:rPr>
                <m:t>XY</m:t>
              </m:r>
            </m:sub>
          </m:sSub>
          <m:r>
            <w:rPr>
              <w:rFonts w:ascii="Cambria Math" w:eastAsiaTheme="majorEastAsia" w:hAnsi="Cambria Math" w:cstheme="majorBidi"/>
              <w:color w:val="00B050"/>
            </w:rPr>
            <m:t xml:space="preserve"> </m:t>
          </m:r>
        </m:oMath>
      </m:oMathPara>
    </w:p>
    <w:p w14:paraId="7955A4C6" w14:textId="77777777" w:rsidR="00E32353" w:rsidRDefault="004560E5" w:rsidP="00CC2112">
      <w:pPr>
        <w:ind w:firstLine="720"/>
        <w:rPr>
          <w:rFonts w:asciiTheme="majorHAnsi" w:eastAsiaTheme="majorEastAsia" w:hAnsiTheme="majorHAnsi" w:cstheme="majorBidi"/>
          <w:iCs/>
        </w:rPr>
      </w:pPr>
      <w:r>
        <w:rPr>
          <w:rFonts w:asciiTheme="majorHAnsi" w:eastAsiaTheme="majorEastAsia" w:hAnsiTheme="majorHAnsi" w:cstheme="majorBidi"/>
          <w:iCs/>
          <w:noProof/>
        </w:rPr>
        <w:lastRenderedPageBreak/>
        <mc:AlternateContent>
          <mc:Choice Requires="wpc">
            <w:drawing>
              <wp:inline distT="0" distB="0" distL="0" distR="0" wp14:anchorId="77C1BD78" wp14:editId="5E8E8B78">
                <wp:extent cx="8588375" cy="3173184"/>
                <wp:effectExtent l="0" t="0" r="22225" b="2730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a:solidFill>
                            <a:schemeClr val="accent1"/>
                          </a:solidFill>
                        </a:ln>
                      </wpc:whole>
                      <pic:pic xmlns:pic="http://schemas.openxmlformats.org/drawingml/2006/picture">
                        <pic:nvPicPr>
                          <pic:cNvPr id="59" name="Picture 59"/>
                          <pic:cNvPicPr>
                            <a:picLocks noChangeAspect="1"/>
                          </pic:cNvPicPr>
                        </pic:nvPicPr>
                        <pic:blipFill>
                          <a:blip r:embed="rId9"/>
                          <a:stretch>
                            <a:fillRect/>
                          </a:stretch>
                        </pic:blipFill>
                        <pic:spPr>
                          <a:xfrm>
                            <a:off x="489676" y="139005"/>
                            <a:ext cx="3461838" cy="2468110"/>
                          </a:xfrm>
                          <a:prstGeom prst="rect">
                            <a:avLst/>
                          </a:prstGeom>
                        </pic:spPr>
                      </pic:pic>
                      <wps:wsp>
                        <wps:cNvPr id="76" name="Straight Arrow Connector 76"/>
                        <wps:cNvCnPr/>
                        <wps:spPr>
                          <a:xfrm flipV="1">
                            <a:off x="3777401" y="125190"/>
                            <a:ext cx="490267" cy="217705"/>
                          </a:xfrm>
                          <a:prstGeom prst="straightConnector1">
                            <a:avLst/>
                          </a:prstGeom>
                          <a:ln w="15875">
                            <a:prstDash val="dash"/>
                            <a:headEnd type="oval"/>
                            <a:tailEnd type="triangle"/>
                          </a:ln>
                        </wps:spPr>
                        <wps:style>
                          <a:lnRef idx="1">
                            <a:schemeClr val="accent1"/>
                          </a:lnRef>
                          <a:fillRef idx="0">
                            <a:schemeClr val="accent1"/>
                          </a:fillRef>
                          <a:effectRef idx="0">
                            <a:schemeClr val="accent1"/>
                          </a:effectRef>
                          <a:fontRef idx="minor">
                            <a:schemeClr val="tx1"/>
                          </a:fontRef>
                        </wps:style>
                        <wps:bodyPr/>
                      </wps:wsp>
                      <wps:wsp>
                        <wps:cNvPr id="77" name="Text Box 77"/>
                        <wps:cNvSpPr txBox="1"/>
                        <wps:spPr>
                          <a:xfrm>
                            <a:off x="4229568" y="30175"/>
                            <a:ext cx="1568946"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E8708" w14:textId="77777777" w:rsidR="005F2DC8" w:rsidRPr="00542B97" w:rsidRDefault="005F2DC8">
                              <w:pPr>
                                <w:rPr>
                                  <w:b/>
                                </w:rPr>
                              </w:pPr>
                              <w:r w:rsidRPr="00542B97">
                                <w:rPr>
                                  <w:b/>
                                </w:rPr>
                                <w:t>Physical Earth Surface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8" name="Picture 78"/>
                          <pic:cNvPicPr>
                            <a:picLocks noChangeAspect="1"/>
                          </pic:cNvPicPr>
                        </pic:nvPicPr>
                        <pic:blipFill>
                          <a:blip r:embed="rId10"/>
                          <a:stretch>
                            <a:fillRect/>
                          </a:stretch>
                        </pic:blipFill>
                        <pic:spPr>
                          <a:xfrm>
                            <a:off x="4969329" y="342806"/>
                            <a:ext cx="3402371" cy="2489892"/>
                          </a:xfrm>
                          <a:prstGeom prst="rect">
                            <a:avLst/>
                          </a:prstGeom>
                        </pic:spPr>
                      </pic:pic>
                      <wps:wsp>
                        <wps:cNvPr id="79" name="Text Box 79"/>
                        <wps:cNvSpPr txBox="1"/>
                        <wps:spPr>
                          <a:xfrm>
                            <a:off x="92529" y="2703963"/>
                            <a:ext cx="4348842" cy="3084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99D80" w14:textId="77777777" w:rsidR="005F2DC8" w:rsidRDefault="005F2DC8">
                              <w:r>
                                <w:t>Fig 2 Relationships among ellipsoid, elevation (MSL), and geoid heights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 o:spid="_x0000_s1039" editas="canvas" style="width:676.25pt;height:249.85pt;mso-position-horizontal-relative:char;mso-position-vertical-relative:line" coordsize="85883,317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">
                <v:shape id="_x0000_s1040" type="#_x0000_t75" style="position:absolute;width:85883;height:31730;visibility:visible;mso-wrap-style:square" stroked="t" strokecolor="#5b9bd5 [3204]" strokeweight="1pt">
                  <v:fill o:detectmouseclick="t"/>
                  <v:path o:connecttype="none"/>
                </v:shape>
                <v:shape id="Picture 59" o:spid="_x0000_s1041" type="#_x0000_t75" style="position:absolute;left:4896;top:1390;width:34619;height:24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PWIvFAAAA2wAAAA8AAABkcnMvZG93bnJldi54bWxEj09rwkAUxO+FfoflFbzVTQvaGl1FSkWb&#10;Q8E/B4+P7DMJyb4N2afGb98VhB6HmfkNM1v0rlEX6kLl2cDbMAFFnHtbcWHgsF+9foIKgmyx8UwG&#10;bhRgMX9+mmFq/ZW3dNlJoSKEQ4oGSpE21TrkJTkMQ98SR+/kO4cSZVdo2+E1wl2j35NkrB1WHBdK&#10;bOmrpLzenZ2B+raSPqu2xfHj9ydbi6+zbPltzOClX05BCfXyH360N9bAaAL3L/EH6Pk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j1iLxQAAANsAAAAPAAAAAAAAAAAAAAAA&#10;AJ8CAABkcnMvZG93bnJldi54bWxQSwUGAAAAAAQABAD3AAAAkQMAAAAA&#10;">
                  <v:imagedata r:id="rId11" o:title=""/>
                  <v:path arrowok="t"/>
                </v:shape>
                <v:shapetype id="_x0000_t32" coordsize="21600,21600" o:spt="32" o:oned="t" path="m,l21600,21600e" filled="f">
                  <v:path arrowok="t" fillok="f" o:connecttype="none"/>
                  <o:lock v:ext="edit" shapetype="t"/>
                </v:shapetype>
                <v:shape id="Straight Arrow Connector 76" o:spid="_x0000_s1042" type="#_x0000_t32" style="position:absolute;left:37774;top:1251;width:4902;height:21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IDesMAAADbAAAADwAAAGRycy9kb3ducmV2LnhtbESPQWvCQBSE7wX/w/IEb3VjD4mkriKK&#10;1Zs0EdrjI/uaBLNvQ3YTk3/vFgo9DjPzDbPZjaYRA3WutqxgtYxAEBdW11wquOWn1zUI55E1NpZJ&#10;wUQOdtvZywZTbR/8SUPmSxEg7FJUUHnfplK6oiKDbmlb4uD92M6gD7Irpe7wEeCmkW9RFEuDNYeF&#10;Cls6VFTcs94oQDyev5K+X39/lLmNsvNxf51ypRbzcf8OwtPo/8N/7YtWkMTw+yX8AL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yA3rDAAAA2wAAAA8AAAAAAAAAAAAA&#10;AAAAoQIAAGRycy9kb3ducmV2LnhtbFBLBQYAAAAABAAEAPkAAACRAwAAAAA=&#10;" strokecolor="#5b9bd5 [3204]" strokeweight="1.25pt">
                  <v:stroke dashstyle="dash" startarrow="oval" endarrow="block" joinstyle="miter"/>
                </v:shape>
                <v:shape id="Text Box 77" o:spid="_x0000_s1043" type="#_x0000_t202" style="position:absolute;left:42295;top:301;width:15690;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U6DMUA&#10;AADbAAAADwAAAGRycy9kb3ducmV2LnhtbESPQWvCQBSE74X+h+UVvJS6UWkj0VWKqBVvGrX09sg+&#10;k9Ds25Bdk/Tfu4VCj8PMfMPMl72pREuNKy0rGA0jEMSZ1SXnCk7p5mUKwnlkjZVlUvBDDpaLx4c5&#10;Jtp2fKD26HMRIOwSVFB4XydSuqwgg25oa+LgXW1j0AfZ5FI32AW4qeQ4it6kwZLDQoE1rQrKvo83&#10;o+DrOf/cu3577iavk3r90abxRadKDZ769xkIT73/D/+1d1pBHMPvl/A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ToMxQAAANsAAAAPAAAAAAAAAAAAAAAAAJgCAABkcnMv&#10;ZG93bnJldi54bWxQSwUGAAAAAAQABAD1AAAAigMAAAAA&#10;" fillcolor="white [3201]" stroked="f" strokeweight=".5pt">
                  <v:textbox>
                    <w:txbxContent>
                      <w:p w:rsidR="005F2DC8" w:rsidRPr="00542B97" w:rsidRDefault="005F2DC8">
                        <w:pPr>
                          <w:rPr>
                            <w:b/>
                          </w:rPr>
                        </w:pPr>
                        <w:r w:rsidRPr="00542B97">
                          <w:rPr>
                            <w:b/>
                          </w:rPr>
                          <w:t>Physical Earth Surface</w:t>
                        </w:r>
                      </w:p>
                    </w:txbxContent>
                  </v:textbox>
                </v:shape>
                <v:shape id="Picture 78" o:spid="_x0000_s1044" type="#_x0000_t75" style="position:absolute;left:49693;top:3428;width:34024;height:24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Tu2DBAAAA2wAAAA8AAABkcnMvZG93bnJldi54bWxET11rwjAUfRf2H8Id7E3TCVqpRpGpoIzB&#10;WgXx7dJc22JzU5pM479fHgZ7PJzvxSqYVtypd41lBe+jBARxaXXDlYLTcTecgXAeWWNrmRQ8ycFq&#10;+TJYYKbtg3O6F74SMYRdhgpq77tMSlfWZNCNbEccuavtDfoI+0rqHh8x3LRynCRTabDh2FBjRx81&#10;lbfixyjY5KmxX7ttO0vO4Tvk6eRTXw5Kvb2G9RyEp+D/xX/uvVaQxrHxS/wBcvk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xTu2DBAAAA2wAAAA8AAAAAAAAAAAAAAAAAnwIA&#10;AGRycy9kb3ducmV2LnhtbFBLBQYAAAAABAAEAPcAAACNAwAAAAA=&#10;">
                  <v:imagedata r:id="rId12" o:title=""/>
                  <v:path arrowok="t"/>
                </v:shape>
                <v:shape id="Text Box 79" o:spid="_x0000_s1045" type="#_x0000_t202" style="position:absolute;left:925;top:27039;width:43488;height:3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InX8IA&#10;AADbAAAADwAAAGRycy9kb3ducmV2LnhtbESPQUsDMRSE74L/ITzBm83qQbdrs0uVtgierOL5sXlN&#10;QjcvS5Jut//eCILHYWa+YVbd7AcxUUwusIL7RQWCuA/asVHw9bm9q0GkjKxxCEwKLpSga6+vVtjo&#10;cOYPmvbZiALh1KACm/PYSJl6Sx7TIozExTuE6DEXGY3UEc8F7gf5UFWP0qPjsmBxpFdL/XF/8go2&#10;L2Zp+hqj3dTauWn+PrybnVK3N/P6GUSmOf+H/9pvWsHTEn6/lB8g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dfwgAAANsAAAAPAAAAAAAAAAAAAAAAAJgCAABkcnMvZG93&#10;bnJldi54bWxQSwUGAAAAAAQABAD1AAAAhwMAAAAA&#10;" fillcolor="white [3201]" strokeweight=".5pt">
                  <v:textbox>
                    <w:txbxContent>
                      <w:p w:rsidR="005F2DC8" w:rsidRDefault="005F2DC8">
                        <w:r>
                          <w:t>Fig 2 Relationships among ellipsoid, elevation (MSL), and geoid heights</w:t>
                        </w:r>
                      </w:p>
                    </w:txbxContent>
                  </v:textbox>
                </v:shape>
                <w10:anchorlock/>
              </v:group>
            </w:pict>
          </mc:Fallback>
        </mc:AlternateContent>
      </w:r>
    </w:p>
    <w:p w14:paraId="659F3856" w14:textId="77777777" w:rsidR="001874E1" w:rsidRDefault="009621F0" w:rsidP="009621F0">
      <w:pPr>
        <w:pStyle w:val="ListParagraph"/>
        <w:numPr>
          <w:ilvl w:val="0"/>
          <w:numId w:val="3"/>
        </w:numPr>
        <w:rPr>
          <w:sz w:val="20"/>
          <w:szCs w:val="20"/>
        </w:rPr>
      </w:pPr>
      <w:r>
        <w:rPr>
          <w:sz w:val="20"/>
          <w:szCs w:val="20"/>
        </w:rPr>
        <w:t>The l</w:t>
      </w:r>
      <w:r w:rsidR="001874E1">
        <w:rPr>
          <w:sz w:val="20"/>
          <w:szCs w:val="20"/>
        </w:rPr>
        <w:t>atitude</w:t>
      </w:r>
      <m:oMath>
        <m:r>
          <w:rPr>
            <w:rFonts w:ascii="Cambria Math" w:eastAsia="Cambria Math" w:hAnsi="Cambria Math" w:cs="Cambria Math"/>
            <w:sz w:val="20"/>
            <w:szCs w:val="20"/>
          </w:rPr>
          <m:t xml:space="preserve"> X</m:t>
        </m:r>
      </m:oMath>
      <w:r w:rsidR="001874E1">
        <w:rPr>
          <w:sz w:val="20"/>
          <w:szCs w:val="20"/>
        </w:rPr>
        <w:t xml:space="preserve"> i</w:t>
      </w:r>
      <w:r w:rsidR="00E632DF">
        <w:rPr>
          <w:sz w:val="20"/>
          <w:szCs w:val="20"/>
        </w:rPr>
        <w:t>s i</w:t>
      </w:r>
      <w:r w:rsidR="001874E1">
        <w:rPr>
          <w:sz w:val="20"/>
          <w:szCs w:val="20"/>
        </w:rPr>
        <w:t>n the range</w:t>
      </w:r>
      <w:r>
        <w:rPr>
          <w:sz w:val="20"/>
          <w:szCs w:val="20"/>
        </w:rPr>
        <w:t xml:space="preserve"> </w:t>
      </w:r>
      <w:r w:rsidR="00F67B4C">
        <w:rPr>
          <w:sz w:val="20"/>
          <w:szCs w:val="20"/>
        </w:rPr>
        <w:t>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F67B4C">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1874E1">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001874E1">
        <w:rPr>
          <w:sz w:val="20"/>
          <w:szCs w:val="20"/>
        </w:rPr>
        <w:t xml:space="preserve"> decrement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-80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hAnsi="Cambria Math"/>
                <w:sz w:val="20"/>
                <w:szCs w:val="20"/>
              </w:rPr>
              <m:t xml:space="preserve"> </m:t>
            </m:r>
          </m:e>
        </m:d>
      </m:oMath>
    </w:p>
    <w:p w14:paraId="2841378D" w14:textId="77777777" w:rsidR="001874E1" w:rsidRDefault="001874E1"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Pr>
          <w:sz w:val="20"/>
          <w:szCs w:val="20"/>
        </w:rPr>
        <w:t xml:space="preserve"> which is called the equator (equatorial plane) divides </w:t>
      </w:r>
      <w:r w:rsidR="009621F0">
        <w:rPr>
          <w:sz w:val="20"/>
          <w:szCs w:val="20"/>
        </w:rPr>
        <w:t>t</w:t>
      </w:r>
      <w:r w:rsidR="003E0BED">
        <w:rPr>
          <w:sz w:val="20"/>
          <w:szCs w:val="20"/>
        </w:rPr>
        <w:t>he Earth to the n</w:t>
      </w:r>
      <w:r w:rsidR="009621F0">
        <w:rPr>
          <w:sz w:val="20"/>
          <w:szCs w:val="20"/>
        </w:rPr>
        <w:t xml:space="preserve">orthern and </w:t>
      </w:r>
      <w:r w:rsidR="003E0BED">
        <w:rPr>
          <w:sz w:val="20"/>
          <w:szCs w:val="20"/>
        </w:rPr>
        <w:t>s</w:t>
      </w:r>
      <w:r w:rsidR="009621F0">
        <w:rPr>
          <w:sz w:val="20"/>
          <w:szCs w:val="20"/>
        </w:rPr>
        <w:t>outhern hemispheres</w:t>
      </w:r>
    </w:p>
    <w:p w14:paraId="68FCDCCF" w14:textId="77777777"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“North Pole” , rotation axis of the Earth  with counter clock wise (CCW) direction </w:t>
      </w:r>
    </w:p>
    <w:p w14:paraId="47AFE111" w14:textId="77777777" w:rsidR="000C739E" w:rsidRDefault="000C739E" w:rsidP="009621F0">
      <w:pPr>
        <w:pStyle w:val="ListParagraph"/>
        <w:numPr>
          <w:ilvl w:val="1"/>
          <w:numId w:val="3"/>
        </w:numPr>
        <w:rPr>
          <w:sz w:val="20"/>
          <w:szCs w:val="20"/>
        </w:rPr>
      </w:pPr>
      <m:oMath>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Pr>
          <w:sz w:val="20"/>
          <w:szCs w:val="20"/>
        </w:rPr>
        <w:t xml:space="preserve"> “South  Pole” </w:t>
      </w:r>
    </w:p>
    <w:p w14:paraId="415A2A48" w14:textId="77777777" w:rsidR="000C739E" w:rsidRDefault="003E0BED" w:rsidP="009621F0">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X</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0C739E">
        <w:rPr>
          <w:sz w:val="20"/>
          <w:szCs w:val="20"/>
        </w:rPr>
        <w:t xml:space="preserve">, it’s called the northern latitudes </w:t>
      </w:r>
      <w:r w:rsidR="009621F0">
        <w:rPr>
          <w:sz w:val="20"/>
          <w:szCs w:val="20"/>
        </w:rPr>
        <w:t xml:space="preserve">denoted </w:t>
      </w:r>
      <w:r w:rsidR="00F67B4C">
        <w:rPr>
          <w:sz w:val="20"/>
          <w:szCs w:val="20"/>
        </w:rPr>
        <w:t xml:space="preserve">as “N”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N</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N47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14:paraId="3B14F595" w14:textId="77777777"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X</m:t>
        </m:r>
      </m:oMath>
      <w:r>
        <w:rPr>
          <w:sz w:val="20"/>
          <w:szCs w:val="20"/>
        </w:rPr>
        <w:t xml:space="preserve"> :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≥X≥</m:t>
        </m:r>
        <m:sSup>
          <m:sSupPr>
            <m:ctrlPr>
              <w:rPr>
                <w:rFonts w:ascii="Cambria Math" w:hAnsi="Cambria Math"/>
                <w:i/>
                <w:sz w:val="20"/>
                <w:szCs w:val="20"/>
              </w:rPr>
            </m:ctrlPr>
          </m:sSupPr>
          <m:e>
            <m:r>
              <w:rPr>
                <w:rFonts w:ascii="Cambria Math" w:hAnsi="Cambria Math"/>
                <w:sz w:val="20"/>
                <w:szCs w:val="20"/>
              </w:rPr>
              <m:t>-90</m:t>
            </m:r>
          </m:e>
          <m:sup>
            <m:r>
              <w:rPr>
                <w:rFonts w:ascii="Cambria Math" w:hAnsi="Cambria Math"/>
                <w:sz w:val="20"/>
                <w:szCs w:val="20"/>
              </w:rPr>
              <m:t>0</m:t>
            </m:r>
          </m:sup>
        </m:sSup>
      </m:oMath>
      <w:r w:rsidR="009621F0">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hAnsi="Cambria Math"/>
            <w:sz w:val="20"/>
            <w:szCs w:val="20"/>
          </w:rPr>
          <m:t>S</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S47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14:paraId="2E1E1E69" w14:textId="77777777" w:rsidR="00E632DF" w:rsidRPr="00E632DF" w:rsidRDefault="00F67B4C" w:rsidP="00E632DF">
      <w:pPr>
        <w:pStyle w:val="ListParagraph"/>
        <w:numPr>
          <w:ilvl w:val="0"/>
          <w:numId w:val="3"/>
        </w:numPr>
        <w:rPr>
          <w:sz w:val="20"/>
          <w:szCs w:val="20"/>
        </w:rPr>
      </w:pPr>
      <w:r w:rsidRPr="00E632DF">
        <w:rPr>
          <w:sz w:val="20"/>
          <w:szCs w:val="20"/>
        </w:rPr>
        <w:t xml:space="preserve">Similarly, with respect to the order of the </w:t>
      </w:r>
      <m:oMath>
        <m:r>
          <w:rPr>
            <w:rFonts w:ascii="Cambria Math" w:eastAsia="Cambria Math" w:hAnsi="Cambria Math" w:cs="Cambria Math"/>
            <w:sz w:val="20"/>
            <w:szCs w:val="20"/>
          </w:rPr>
          <m:t>X</m:t>
        </m:r>
      </m:oMath>
      <w:r w:rsidRPr="00E632DF">
        <w:rPr>
          <w:sz w:val="20"/>
          <w:szCs w:val="20"/>
        </w:rPr>
        <w:t xml:space="preserve"> range, the longitude</w:t>
      </w:r>
      <m:oMath>
        <m:r>
          <w:rPr>
            <w:rFonts w:ascii="Cambria Math" w:hAnsi="Cambria Math"/>
            <w:sz w:val="20"/>
            <w:szCs w:val="20"/>
          </w:rPr>
          <m:t xml:space="preserve"> </m:t>
        </m:r>
        <m:r>
          <w:rPr>
            <w:rFonts w:ascii="Cambria Math" w:eastAsia="Cambria Math" w:hAnsi="Cambria Math" w:cs="Cambria Math"/>
            <w:sz w:val="20"/>
            <w:szCs w:val="20"/>
          </w:rPr>
          <m:t>Y</m:t>
        </m:r>
      </m:oMath>
      <w:r w:rsidRPr="00E632DF">
        <w:rPr>
          <w:sz w:val="20"/>
          <w:szCs w:val="20"/>
        </w:rPr>
        <w:t xml:space="preserve"> </w:t>
      </w:r>
      <w:r w:rsidR="00E632DF" w:rsidRPr="00E632DF">
        <w:rPr>
          <w:sz w:val="20"/>
          <w:szCs w:val="20"/>
        </w:rPr>
        <w:t xml:space="preserve">is </w:t>
      </w:r>
      <w:r w:rsidRPr="00E632DF">
        <w:rPr>
          <w:sz w:val="20"/>
          <w:szCs w:val="20"/>
        </w:rPr>
        <w:t>in the range values from</w:t>
      </w: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Pr="00E632DF">
        <w:rPr>
          <w:sz w:val="20"/>
          <w:szCs w:val="20"/>
        </w:rPr>
        <w:t xml:space="preserve"> to </w:t>
      </w:r>
      <m:oMath>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oMath>
      <w:r w:rsidRPr="00E632DF">
        <w:rPr>
          <w:sz w:val="20"/>
          <w:szCs w:val="20"/>
        </w:rPr>
        <w:t xml:space="preserve">with </w:t>
      </w:r>
      <m:oMath>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oMath>
      <w:r w:rsidRPr="00E632DF">
        <w:rPr>
          <w:sz w:val="20"/>
          <w:szCs w:val="20"/>
        </w:rPr>
        <w:t xml:space="preserve"> increment such as </w:t>
      </w:r>
      <m:oMath>
        <m:d>
          <m:dPr>
            <m:begChr m:val="{"/>
            <m:endChr m:val="}"/>
            <m:ctrlPr>
              <w:rPr>
                <w:rFonts w:ascii="Cambria Math" w:hAnsi="Cambria Math"/>
                <w:sz w:val="20"/>
                <w:szCs w:val="20"/>
              </w:rPr>
            </m:ctrlPr>
          </m:dPr>
          <m:e>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 ⋯,</m:t>
            </m:r>
            <m:sSup>
              <m:sSupPr>
                <m:ctrlPr>
                  <w:rPr>
                    <w:rFonts w:ascii="Cambria Math" w:hAnsi="Cambria Math"/>
                    <w:i/>
                    <w:sz w:val="20"/>
                    <w:szCs w:val="20"/>
                  </w:rPr>
                </m:ctrlPr>
              </m:sSupPr>
              <m:e>
                <m:sSup>
                  <m:sSupPr>
                    <m:ctrlPr>
                      <w:rPr>
                        <w:rFonts w:ascii="Cambria Math" w:hAnsi="Cambria Math"/>
                        <w:i/>
                        <w:sz w:val="20"/>
                        <w:szCs w:val="20"/>
                      </w:rPr>
                    </m:ctrlPr>
                  </m:sSupPr>
                  <m:e>
                    <m:r>
                      <w:rPr>
                        <w:rFonts w:ascii="Cambria Math" w:hAnsi="Cambria Math"/>
                        <w:sz w:val="20"/>
                        <w:szCs w:val="20"/>
                      </w:rPr>
                      <m:t>210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,0</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20</m:t>
                    </m:r>
                  </m:e>
                  <m:sup>
                    <m:r>
                      <w:rPr>
                        <w:rFonts w:ascii="Cambria Math" w:hAnsi="Cambria Math"/>
                        <w:sz w:val="20"/>
                        <w:szCs w:val="20"/>
                      </w:rPr>
                      <m:t>0</m:t>
                    </m:r>
                  </m:sup>
                </m:sSup>
                <m:r>
                  <w:rPr>
                    <w:rFonts w:ascii="Cambria Math" w:hAnsi="Cambria Math"/>
                    <w:sz w:val="20"/>
                    <w:szCs w:val="20"/>
                  </w:rPr>
                  <m:t>,⋯,150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160</m:t>
                </m:r>
              </m:e>
              <m:sup>
                <m:r>
                  <w:rPr>
                    <w:rFonts w:ascii="Cambria Math" w:hAnsi="Cambria Math"/>
                    <w:sz w:val="20"/>
                    <w:szCs w:val="20"/>
                  </w:rPr>
                  <m:t>0</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170</m:t>
                </m:r>
              </m:e>
              <m:sup>
                <m:r>
                  <w:rPr>
                    <w:rFonts w:ascii="Cambria Math" w:hAnsi="Cambria Math"/>
                    <w:sz w:val="20"/>
                    <w:szCs w:val="20"/>
                  </w:rPr>
                  <m:t>0</m:t>
                </m:r>
              </m:sup>
            </m:sSup>
            <m:r>
              <w:rPr>
                <w:rFonts w:ascii="Cambria Math" w:hAnsi="Cambria Math"/>
                <w:sz w:val="20"/>
                <w:szCs w:val="20"/>
              </w:rPr>
              <m:t xml:space="preserve"> </m:t>
            </m:r>
          </m:e>
        </m:d>
      </m:oMath>
    </w:p>
    <w:p w14:paraId="54816E58" w14:textId="77777777" w:rsidR="00F67B4C" w:rsidRPr="00E632DF" w:rsidRDefault="00E632DF" w:rsidP="00C62297">
      <w:pPr>
        <w:pStyle w:val="ListParagraph"/>
        <w:numPr>
          <w:ilvl w:val="1"/>
          <w:numId w:val="3"/>
        </w:numPr>
        <w:rPr>
          <w:sz w:val="20"/>
          <w:szCs w:val="20"/>
        </w:rPr>
      </w:pP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sidRPr="00E632DF">
        <w:rPr>
          <w:sz w:val="20"/>
          <w:szCs w:val="20"/>
        </w:rPr>
        <w:t xml:space="preserve"> which is called the </w:t>
      </w:r>
      <w:r w:rsidR="003E0BED">
        <w:rPr>
          <w:sz w:val="20"/>
          <w:szCs w:val="20"/>
        </w:rPr>
        <w:t>“prime” or “Greenwich”</w:t>
      </w:r>
      <w:r w:rsidR="00F67B4C" w:rsidRPr="00E632DF">
        <w:rPr>
          <w:sz w:val="20"/>
          <w:szCs w:val="20"/>
        </w:rPr>
        <w:t xml:space="preserve"> </w:t>
      </w:r>
      <w:r w:rsidR="003E0BED">
        <w:rPr>
          <w:sz w:val="20"/>
          <w:szCs w:val="20"/>
        </w:rPr>
        <w:t xml:space="preserve">meridian or longitude </w:t>
      </w:r>
      <w:r w:rsidR="00F67B4C" w:rsidRPr="00E632DF">
        <w:rPr>
          <w:sz w:val="20"/>
          <w:szCs w:val="20"/>
        </w:rPr>
        <w:t>) divides the Earth</w:t>
      </w:r>
      <w:r>
        <w:rPr>
          <w:sz w:val="20"/>
          <w:szCs w:val="20"/>
        </w:rPr>
        <w:t xml:space="preserve"> in</w:t>
      </w:r>
      <w:r w:rsidR="00F67B4C" w:rsidRPr="00E632DF">
        <w:rPr>
          <w:sz w:val="20"/>
          <w:szCs w:val="20"/>
        </w:rPr>
        <w:t xml:space="preserve"> </w:t>
      </w:r>
      <w:r>
        <w:rPr>
          <w:sz w:val="20"/>
          <w:szCs w:val="20"/>
        </w:rPr>
        <w:t xml:space="preserve">to the </w:t>
      </w:r>
      <w:r w:rsidR="00F67B4C" w:rsidRPr="00E632DF">
        <w:rPr>
          <w:sz w:val="20"/>
          <w:szCs w:val="20"/>
        </w:rPr>
        <w:t xml:space="preserve"> </w:t>
      </w:r>
      <w:r w:rsidR="003E0BED">
        <w:rPr>
          <w:sz w:val="20"/>
          <w:szCs w:val="20"/>
        </w:rPr>
        <w:t>eastern (right)</w:t>
      </w:r>
      <w:r w:rsidR="00F67B4C" w:rsidRPr="00E632DF">
        <w:rPr>
          <w:sz w:val="20"/>
          <w:szCs w:val="20"/>
        </w:rPr>
        <w:t xml:space="preserve"> </w:t>
      </w:r>
      <w:r w:rsidR="003E0BED">
        <w:rPr>
          <w:sz w:val="20"/>
          <w:szCs w:val="20"/>
        </w:rPr>
        <w:t xml:space="preserve"> and western (left) </w:t>
      </w:r>
      <w:r w:rsidR="00F67B4C" w:rsidRPr="00E632DF">
        <w:rPr>
          <w:sz w:val="20"/>
          <w:szCs w:val="20"/>
        </w:rPr>
        <w:t xml:space="preserve"> </w:t>
      </w:r>
      <w:r w:rsidR="003E0BED">
        <w:rPr>
          <w:sz w:val="20"/>
          <w:szCs w:val="20"/>
        </w:rPr>
        <w:t>meridians/longitudes</w:t>
      </w:r>
    </w:p>
    <w:p w14:paraId="04731BC3" w14:textId="77777777" w:rsidR="00F67B4C" w:rsidRDefault="003E0BED" w:rsidP="00F67B4C">
      <w:pPr>
        <w:pStyle w:val="ListParagraph"/>
        <w:numPr>
          <w:ilvl w:val="1"/>
          <w:numId w:val="3"/>
        </w:numPr>
        <w:rPr>
          <w:sz w:val="20"/>
          <w:szCs w:val="20"/>
        </w:rPr>
      </w:pPr>
      <w:r>
        <w:rPr>
          <w:sz w:val="20"/>
          <w:szCs w:val="20"/>
        </w:rPr>
        <w:t xml:space="preserve">Positive </w:t>
      </w:r>
      <m:oMath>
        <m:r>
          <w:rPr>
            <w:rFonts w:ascii="Cambria Math" w:eastAsia="Cambria Math" w:hAnsi="Cambria Math" w:cs="Cambria Math"/>
            <w:sz w:val="20"/>
            <w:szCs w:val="20"/>
          </w:rPr>
          <m:t>Y</m:t>
        </m:r>
      </m:oMath>
      <w:r w:rsidR="0083028F">
        <w:rPr>
          <w:sz w:val="20"/>
          <w:szCs w:val="20"/>
        </w:rPr>
        <w:t xml:space="preserve"> </w:t>
      </w:r>
      <w:r>
        <w:rPr>
          <w:sz w:val="20"/>
          <w:szCs w:val="20"/>
        </w:rPr>
        <w:t xml:space="preserve">: </w:t>
      </w:r>
      <m:oMath>
        <m:r>
          <w:rPr>
            <w:rFonts w:ascii="Cambria Math" w:hAnsi="Cambria Math"/>
            <w:sz w:val="20"/>
            <w:szCs w:val="20"/>
          </w:rPr>
          <m:t>+179.99</m:t>
        </m:r>
        <m:sSup>
          <m:sSupPr>
            <m:ctrlPr>
              <w:rPr>
                <w:rFonts w:ascii="Cambria Math" w:hAnsi="Cambria Math"/>
                <w:i/>
                <w:sz w:val="20"/>
                <w:szCs w:val="20"/>
              </w:rPr>
            </m:ctrlPr>
          </m:sSupPr>
          <m:e>
            <m:r>
              <w:rPr>
                <w:rFonts w:ascii="Cambria Math" w:hAnsi="Cambria Math"/>
                <w:sz w:val="20"/>
                <w:szCs w:val="20"/>
              </w:rPr>
              <m:t>9</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oMath>
      <w:r w:rsidR="00F67B4C">
        <w:rPr>
          <w:sz w:val="20"/>
          <w:szCs w:val="20"/>
        </w:rPr>
        <w:t xml:space="preserve">, it’s called the </w:t>
      </w:r>
      <w:r>
        <w:rPr>
          <w:sz w:val="20"/>
          <w:szCs w:val="20"/>
        </w:rPr>
        <w:t>eastern longitude</w:t>
      </w:r>
      <w:r w:rsidR="00F67B4C">
        <w:rPr>
          <w:sz w:val="20"/>
          <w:szCs w:val="20"/>
        </w:rPr>
        <w:t xml:space="preserve"> denoted as “</w:t>
      </w:r>
      <w:r>
        <w:rPr>
          <w:sz w:val="20"/>
          <w:szCs w:val="20"/>
        </w:rPr>
        <w:t>E</w:t>
      </w:r>
      <w:r w:rsidR="00F67B4C">
        <w:rPr>
          <w:sz w:val="20"/>
          <w:szCs w:val="20"/>
        </w:rPr>
        <w:t xml:space="preserve">” ;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sidR="00F67B4C">
        <w:rPr>
          <w:sz w:val="20"/>
          <w:szCs w:val="20"/>
        </w:rPr>
        <w:t xml:space="preserve"> , </w:t>
      </w:r>
      <m:oMath>
        <m:r>
          <w:rPr>
            <w:rFonts w:ascii="Cambria Math" w:eastAsia="Cambria Math" w:hAnsi="Cambria Math" w:cs="Cambria Math"/>
            <w:sz w:val="20"/>
            <w:szCs w:val="20"/>
          </w:rPr>
          <m:t>E</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47.123456</m:t>
            </m:r>
          </m:e>
          <m:sup>
            <m:r>
              <w:rPr>
                <w:rFonts w:ascii="Cambria Math" w:eastAsia="Cambria Math" w:hAnsi="Cambria Math" w:cs="Cambria Math"/>
                <w:sz w:val="20"/>
                <w:szCs w:val="20"/>
              </w:rPr>
              <m:t>0</m:t>
            </m:r>
          </m:sup>
        </m:sSup>
      </m:oMath>
      <w:r w:rsidR="00F67B4C">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E47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14:paraId="4EFCA9A2" w14:textId="77777777" w:rsidR="00F67B4C" w:rsidRDefault="003E0BED" w:rsidP="00F67B4C">
      <w:pPr>
        <w:pStyle w:val="ListParagraph"/>
        <w:numPr>
          <w:ilvl w:val="1"/>
          <w:numId w:val="3"/>
        </w:numPr>
        <w:rPr>
          <w:sz w:val="20"/>
          <w:szCs w:val="20"/>
        </w:rPr>
      </w:pPr>
      <w:r>
        <w:rPr>
          <w:sz w:val="20"/>
          <w:szCs w:val="20"/>
        </w:rPr>
        <w:t xml:space="preserve">Negative </w:t>
      </w:r>
      <m:oMath>
        <m:r>
          <w:rPr>
            <w:rFonts w:ascii="Cambria Math" w:eastAsia="Cambria Math" w:hAnsi="Cambria Math" w:cs="Cambria Math"/>
            <w:sz w:val="20"/>
            <w:szCs w:val="20"/>
          </w:rPr>
          <m:t>Y</m:t>
        </m:r>
      </m:oMath>
      <w:r>
        <w:rPr>
          <w:sz w:val="20"/>
          <w:szCs w:val="20"/>
        </w:rPr>
        <w:t xml:space="preserve">: </w:t>
      </w:r>
      <m:oMath>
        <m:sSup>
          <m:sSupPr>
            <m:ctrlPr>
              <w:rPr>
                <w:rFonts w:ascii="Cambria Math" w:hAnsi="Cambria Math"/>
                <w:i/>
                <w:sz w:val="20"/>
                <w:szCs w:val="20"/>
              </w:rPr>
            </m:ctrlPr>
          </m:sSupPr>
          <m:e>
            <m:r>
              <w:rPr>
                <w:rFonts w:ascii="Cambria Math" w:hAnsi="Cambria Math"/>
                <w:sz w:val="20"/>
                <w:szCs w:val="20"/>
              </w:rPr>
              <m:t>0</m:t>
            </m:r>
          </m:e>
          <m:sup>
            <m:r>
              <w:rPr>
                <w:rFonts w:ascii="Cambria Math" w:hAnsi="Cambria Math"/>
                <w:sz w:val="20"/>
                <w:szCs w:val="20"/>
              </w:rPr>
              <m:t>0</m:t>
            </m:r>
          </m:sup>
        </m:sSup>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r w:rsidR="00F67B4C">
        <w:rPr>
          <w:sz w:val="20"/>
          <w:szCs w:val="20"/>
        </w:rPr>
        <w:t>, it’s called the southern  latitudes denoted as “S”</w:t>
      </w:r>
      <w:r w:rsidR="00F67B4C" w:rsidRPr="00F67B4C">
        <w:rPr>
          <w:sz w:val="20"/>
          <w:szCs w:val="20"/>
        </w:rPr>
        <w:t xml:space="preserve"> </w:t>
      </w:r>
      <w:r w:rsidR="00F67B4C">
        <w:rPr>
          <w:sz w:val="20"/>
          <w:szCs w:val="20"/>
        </w:rPr>
        <w:t xml:space="preserve">; for example </w:t>
      </w:r>
      <m:oMath>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r>
          <w:rPr>
            <w:rFonts w:ascii="Cambria Math" w:eastAsia="Cambria Math" w:hAnsi="Cambria Math" w:cs="Cambria Math"/>
            <w:sz w:val="20"/>
            <w:szCs w:val="20"/>
          </w:rPr>
          <m:t xml:space="preserve"> </m:t>
        </m:r>
      </m:oMath>
      <w:r>
        <w:rPr>
          <w:sz w:val="20"/>
          <w:szCs w:val="20"/>
        </w:rPr>
        <w:t xml:space="preserve"> , </w:t>
      </w:r>
      <m:oMath>
        <m:r>
          <w:rPr>
            <w:rFonts w:ascii="Cambria Math" w:eastAsia="Cambria Math" w:hAnsi="Cambria Math" w:cs="Cambria Math"/>
            <w:sz w:val="20"/>
            <w:szCs w:val="20"/>
          </w:rPr>
          <m:t>W</m:t>
        </m:r>
        <m:sSup>
          <m:sSupPr>
            <m:ctrlPr>
              <w:rPr>
                <w:rFonts w:ascii="Cambria Math" w:eastAsia="Cambria Math" w:hAnsi="Cambria Math" w:cs="Cambria Math"/>
                <w:i/>
                <w:sz w:val="20"/>
                <w:szCs w:val="20"/>
              </w:rPr>
            </m:ctrlPr>
          </m:sSupPr>
          <m:e>
            <m:r>
              <w:rPr>
                <w:rFonts w:ascii="Cambria Math" w:eastAsia="Cambria Math" w:hAnsi="Cambria Math" w:cs="Cambria Math"/>
                <w:sz w:val="20"/>
                <w:szCs w:val="20"/>
              </w:rPr>
              <m:t>117.123456</m:t>
            </m:r>
          </m:e>
          <m:sup>
            <m:r>
              <w:rPr>
                <w:rFonts w:ascii="Cambria Math" w:eastAsia="Cambria Math" w:hAnsi="Cambria Math" w:cs="Cambria Math"/>
                <w:sz w:val="20"/>
                <w:szCs w:val="20"/>
              </w:rPr>
              <m:t>0</m:t>
            </m:r>
          </m:sup>
        </m:sSup>
      </m:oMath>
      <w:r>
        <w:rPr>
          <w:sz w:val="20"/>
          <w:szCs w:val="20"/>
        </w:rPr>
        <w:t xml:space="preserve"> or </w:t>
      </w:r>
      <m:oMath>
        <m:r>
          <w:rPr>
            <w:rFonts w:ascii="Cambria Math" w:eastAsia="Cambria Math" w:hAnsi="Cambria Math" w:cs="Cambria Math"/>
            <w:sz w:val="20"/>
            <w:szCs w:val="20"/>
          </w:rPr>
          <m:t xml:space="preserve"> </m:t>
        </m:r>
        <m:sSup>
          <m:sSupPr>
            <m:ctrlPr>
              <w:rPr>
                <w:rFonts w:ascii="Cambria Math" w:hAnsi="Cambria Math"/>
                <w:i/>
                <w:sz w:val="20"/>
                <w:szCs w:val="20"/>
              </w:rPr>
            </m:ctrlPr>
          </m:sSupPr>
          <m:e>
            <m:r>
              <w:rPr>
                <w:rFonts w:ascii="Cambria Math" w:hAnsi="Cambria Math"/>
                <w:sz w:val="20"/>
                <w:szCs w:val="20"/>
              </w:rPr>
              <m:t>W117</m:t>
            </m:r>
          </m:e>
          <m:sup>
            <m:r>
              <w:rPr>
                <w:rFonts w:ascii="Cambria Math" w:hAnsi="Cambria Math"/>
                <w:sz w:val="20"/>
                <w:szCs w:val="20"/>
              </w:rPr>
              <m:t>0</m:t>
            </m:r>
          </m:sup>
        </m:sSup>
        <m:sSup>
          <m:sSupPr>
            <m:ctrlPr>
              <w:rPr>
                <w:rFonts w:ascii="Cambria Math" w:hAnsi="Cambria Math"/>
                <w:i/>
                <w:sz w:val="20"/>
                <w:szCs w:val="20"/>
              </w:rPr>
            </m:ctrlPr>
          </m:sSupPr>
          <m:e>
            <m:r>
              <w:rPr>
                <w:rFonts w:ascii="Cambria Math" w:hAnsi="Cambria Math"/>
                <w:sz w:val="20"/>
                <w:szCs w:val="20"/>
              </w:rPr>
              <m:t>07</m:t>
            </m:r>
          </m:e>
          <m:sup>
            <m:r>
              <w:rPr>
                <w:rFonts w:ascii="Cambria Math" w:hAnsi="Cambria Math"/>
                <w:sz w:val="20"/>
                <w:szCs w:val="20"/>
              </w:rPr>
              <m:t>'</m:t>
            </m:r>
          </m:sup>
        </m:sSup>
        <m:r>
          <w:rPr>
            <w:rFonts w:ascii="Cambria Math" w:hAnsi="Cambria Math"/>
            <w:sz w:val="20"/>
            <w:szCs w:val="20"/>
          </w:rPr>
          <m:t>24.442"</m:t>
        </m:r>
      </m:oMath>
    </w:p>
    <w:p w14:paraId="4E04829E" w14:textId="77777777" w:rsidR="00E632DF" w:rsidRDefault="0083028F" w:rsidP="00E632DF">
      <w:pPr>
        <w:pStyle w:val="ListParagraph"/>
        <w:numPr>
          <w:ilvl w:val="1"/>
          <w:numId w:val="3"/>
        </w:numPr>
        <w:rPr>
          <w:sz w:val="20"/>
          <w:szCs w:val="20"/>
        </w:rPr>
      </w:pPr>
      <w:r>
        <w:rPr>
          <w:sz w:val="20"/>
          <w:szCs w:val="20"/>
        </w:rPr>
        <w:t xml:space="preserve">Note:, Same  geoid heights  at  </w:t>
      </w:r>
      <m:oMath>
        <m:r>
          <w:rPr>
            <w:rFonts w:ascii="Cambria Math" w:eastAsia="Cambria Math" w:hAnsi="Cambria Math" w:cs="Cambria Math"/>
            <w:sz w:val="20"/>
            <w:szCs w:val="20"/>
          </w:rPr>
          <m:t>Y=±</m:t>
        </m:r>
        <m:sSup>
          <m:sSupPr>
            <m:ctrlPr>
              <w:rPr>
                <w:rFonts w:ascii="Cambria Math" w:hAnsi="Cambria Math"/>
                <w:i/>
                <w:sz w:val="20"/>
                <w:szCs w:val="20"/>
              </w:rPr>
            </m:ctrlPr>
          </m:sSupPr>
          <m:e>
            <m:r>
              <w:rPr>
                <w:rFonts w:ascii="Cambria Math" w:hAnsi="Cambria Math"/>
                <w:sz w:val="20"/>
                <w:szCs w:val="20"/>
              </w:rPr>
              <m:t>-180</m:t>
            </m:r>
          </m:e>
          <m:sup>
            <m:r>
              <w:rPr>
                <w:rFonts w:ascii="Cambria Math" w:hAnsi="Cambria Math"/>
                <w:sz w:val="20"/>
                <w:szCs w:val="20"/>
              </w:rPr>
              <m:t>0</m:t>
            </m:r>
          </m:sup>
        </m:sSup>
      </m:oMath>
    </w:p>
    <w:p w14:paraId="1E13CE47" w14:textId="77777777" w:rsidR="0083028F" w:rsidRPr="0083028F" w:rsidRDefault="0083028F" w:rsidP="0083028F">
      <w:pPr>
        <w:pStyle w:val="ListParagraph"/>
        <w:ind w:left="1440"/>
        <w:rPr>
          <w:sz w:val="20"/>
          <w:szCs w:val="20"/>
        </w:rPr>
      </w:pPr>
    </w:p>
    <w:p w14:paraId="78DD3C53" w14:textId="77777777" w:rsidR="009621F0" w:rsidRDefault="0083028F" w:rsidP="0083028F">
      <w:pPr>
        <w:pStyle w:val="ListParagraph"/>
        <w:numPr>
          <w:ilvl w:val="0"/>
          <w:numId w:val="4"/>
        </w:numPr>
        <w:rPr>
          <w:sz w:val="20"/>
          <w:szCs w:val="20"/>
        </w:rPr>
      </w:pPr>
      <w:r>
        <w:rPr>
          <w:sz w:val="20"/>
          <w:szCs w:val="20"/>
        </w:rPr>
        <w:t xml:space="preserve">If </w:t>
      </w:r>
      <m:oMath>
        <m:r>
          <w:rPr>
            <w:rFonts w:ascii="Cambria Math" w:eastAsia="Cambria Math" w:hAnsi="Cambria Math" w:cs="Cambria Math"/>
            <w:sz w:val="20"/>
            <w:szCs w:val="20"/>
          </w:rPr>
          <m:t>X / Y</m:t>
        </m:r>
      </m:oMath>
      <w:r w:rsidR="009621F0" w:rsidRPr="0083028F">
        <w:rPr>
          <w:sz w:val="20"/>
          <w:szCs w:val="20"/>
        </w:rPr>
        <w:t xml:space="preserve"> </w:t>
      </w:r>
      <w:r>
        <w:rPr>
          <w:sz w:val="20"/>
          <w:szCs w:val="20"/>
        </w:rPr>
        <w:t xml:space="preserve"> values are given </w:t>
      </w:r>
      <w:r w:rsidR="009621F0" w:rsidRPr="0083028F">
        <w:rPr>
          <w:sz w:val="20"/>
          <w:szCs w:val="20"/>
        </w:rPr>
        <w:t>in radians or degrees:</w:t>
      </w:r>
      <w:r w:rsidR="00A26516">
        <w:rPr>
          <w:sz w:val="20"/>
          <w:szCs w:val="20"/>
        </w:rPr>
        <w:t xml:space="preserve"> </w:t>
      </w:r>
      <w:r w:rsidR="009621F0" w:rsidRPr="0083028F">
        <w:rPr>
          <w:sz w:val="20"/>
          <w:szCs w:val="20"/>
        </w:rPr>
        <w:t xml:space="preserve">minutes:seconds formats, </w:t>
      </w:r>
      <m:oMath>
        <m:r>
          <m:rPr>
            <m:sty m:val="p"/>
          </m:rPr>
          <w:rPr>
            <w:rFonts w:ascii="Cambria Math" w:eastAsia="Cambria Math" w:hAnsi="Cambria Math" w:cs="Cambria Math"/>
            <w:sz w:val="20"/>
            <w:szCs w:val="20"/>
          </w:rPr>
          <m:t>they</m:t>
        </m:r>
      </m:oMath>
      <w:r w:rsidR="009621F0" w:rsidRPr="0083028F">
        <w:rPr>
          <w:sz w:val="20"/>
          <w:szCs w:val="20"/>
        </w:rPr>
        <w:t xml:space="preserve"> must be converted to the decimal degrees for the interpolations</w:t>
      </w:r>
      <w:r>
        <w:rPr>
          <w:sz w:val="20"/>
          <w:szCs w:val="20"/>
        </w:rPr>
        <w:t>.</w:t>
      </w:r>
    </w:p>
    <w:p w14:paraId="5A6047BE" w14:textId="77777777" w:rsidR="0083028F" w:rsidRPr="0083028F" w:rsidRDefault="0083028F" w:rsidP="0083028F">
      <w:pPr>
        <w:pStyle w:val="ListParagraph"/>
        <w:rPr>
          <w:sz w:val="20"/>
          <w:szCs w:val="20"/>
        </w:rPr>
      </w:pPr>
    </w:p>
    <w:p w14:paraId="3AAD2D26" w14:textId="77777777" w:rsidR="00CC0C64" w:rsidRDefault="00CC0C64" w:rsidP="00CC0C64">
      <w:pPr>
        <w:pStyle w:val="Heading1"/>
      </w:pPr>
      <w:r>
        <w:t>Algorithms</w:t>
      </w:r>
    </w:p>
    <w:p w14:paraId="20A9DE94" w14:textId="77777777" w:rsidR="00213465" w:rsidRDefault="00077509" w:rsidP="00213465">
      <w:r>
        <w:t>Refer to Wikipedia website for the bilinear interpolation for details and appendix A for the python program.</w:t>
      </w:r>
    </w:p>
    <w:p w14:paraId="2FCC8A17" w14:textId="77777777" w:rsidR="00077509" w:rsidRPr="00213465" w:rsidRDefault="00077509" w:rsidP="00213465"/>
    <w:p w14:paraId="54DA6248" w14:textId="77777777" w:rsidR="00411211" w:rsidRDefault="005E3743" w:rsidP="00411211">
      <w:pPr>
        <w:rPr>
          <w:color w:val="FF0000"/>
        </w:rPr>
      </w:pPr>
      <w:r w:rsidRPr="00411211">
        <w:t xml:space="preserve">Interpolate a geoid height of an arbitrary location at the </w:t>
      </w:r>
      <w:r w:rsidRPr="002A7A23">
        <w:rPr>
          <w:b/>
        </w:rPr>
        <w:t xml:space="preserve">latitude and longitude </w:t>
      </w:r>
      <m:oMath>
        <m:r>
          <m:rPr>
            <m:sty m:val="bi"/>
          </m:rPr>
          <w:rPr>
            <w:rFonts w:ascii="Cambria Math" w:eastAsia="SimSun" w:hAnsi="Cambria Math"/>
          </w:rPr>
          <m:t>(X,Y)</m:t>
        </m:r>
      </m:oMath>
      <w:r w:rsidRPr="002A7A23">
        <w:rPr>
          <w:b/>
          <w:iCs/>
        </w:rPr>
        <w:t xml:space="preserve"> with an assumption that </w:t>
      </w:r>
      <m:oMath>
        <m:r>
          <m:rPr>
            <m:sty m:val="bi"/>
          </m:rPr>
          <w:rPr>
            <w:rFonts w:ascii="Cambria Math" w:eastAsia="SimSun" w:hAnsi="Cambria Math"/>
          </w:rPr>
          <m:t>(X,Y)</m:t>
        </m:r>
      </m:oMath>
      <w:r w:rsidR="00411211" w:rsidRPr="002A7A23">
        <w:rPr>
          <w:b/>
          <w:iCs/>
        </w:rPr>
        <w:t xml:space="preserve"> is located within</w:t>
      </w:r>
      <w:r w:rsidR="00411211" w:rsidRPr="00411211">
        <w:rPr>
          <w:iCs/>
        </w:rPr>
        <w:t xml:space="preserve"> the rectangular with </w:t>
      </w:r>
      <w:r w:rsidR="00411211" w:rsidRPr="00982416">
        <w:rPr>
          <w:b/>
          <w:iCs/>
          <w:color w:val="FF0000"/>
        </w:rPr>
        <w:t>four corner indexes</w:t>
      </w:r>
      <w:r w:rsidR="00411211" w:rsidRPr="00982416">
        <w:rPr>
          <w:iCs/>
          <w:color w:val="FF0000"/>
        </w:rPr>
        <w:t xml:space="preserve"> </w:t>
      </w:r>
      <w:r w:rsidR="00411211" w:rsidRPr="00411211">
        <w:rPr>
          <w:iCs/>
        </w:rPr>
        <w:t xml:space="preserve">and </w:t>
      </w:r>
      <w:r w:rsidR="00411211" w:rsidRPr="00982416">
        <w:rPr>
          <w:b/>
          <w:iCs/>
          <w:color w:val="FF0000"/>
        </w:rPr>
        <w:t>their  geoid heights</w:t>
      </w:r>
      <w:r w:rsidR="00411211" w:rsidRPr="00982416">
        <w:rPr>
          <w:iCs/>
          <w:color w:val="FF0000"/>
        </w:rPr>
        <w:t xml:space="preserve"> </w:t>
      </w:r>
      <w:r w:rsidR="00411211" w:rsidRPr="00411211">
        <w:rPr>
          <w:iCs/>
        </w:rPr>
        <w:t xml:space="preserve">have been determined </w:t>
      </w:r>
      <w:r w:rsidR="00D01B56">
        <w:rPr>
          <w:iCs/>
        </w:rPr>
        <w:t>:</w:t>
      </w:r>
      <m:oMath>
        <m:sSub>
          <m:sSubPr>
            <m:ctrlPr>
              <w:rPr>
                <w:rFonts w:ascii="Cambria Math" w:hAnsi="Cambria Math"/>
                <w:i/>
              </w:rPr>
            </m:ctrlPr>
          </m:sSubPr>
          <m:e>
            <m:r>
              <w:rPr>
                <w:rFonts w:ascii="Cambria Math" w:hAnsi="Cambria Math"/>
              </w:rPr>
              <m:t>N</m:t>
            </m:r>
          </m:e>
          <m:sub>
            <m:r>
              <w:rPr>
                <w:rFonts w:ascii="Cambria Math" w:hAnsi="Cambria Math"/>
              </w:rPr>
              <m:t>11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 xml:space="preserve">, </m:t>
        </m:r>
        <m:sSub>
          <m:sSubPr>
            <m:ctrlPr>
              <w:rPr>
                <w:rFonts w:ascii="Cambria Math" w:hAnsi="Cambria Math"/>
                <w:i/>
              </w:rPr>
            </m:ctrlPr>
          </m:sSubPr>
          <m:e>
            <m:r>
              <w:rPr>
                <w:rFonts w:ascii="Cambria Math" w:hAnsi="Cambria Math"/>
              </w:rPr>
              <m:t>N</m:t>
            </m:r>
          </m:e>
          <m:sub>
            <m:r>
              <w:rPr>
                <w:rFonts w:ascii="Cambria Math" w:hAnsi="Cambria Math"/>
              </w:rPr>
              <m:t>12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21</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rPr>
            </m:ctrlPr>
          </m:sSubPr>
          <m:e>
            <m:r>
              <w:rPr>
                <w:rFonts w:ascii="Cambria Math" w:hAnsi="Cambria Math"/>
              </w:rPr>
              <m:t>N</m:t>
            </m:r>
          </m:e>
          <m:sub>
            <m:r>
              <w:rPr>
                <w:rFonts w:ascii="Cambria Math" w:hAnsi="Cambria Math"/>
              </w:rPr>
              <m:t>22</m:t>
            </m:r>
          </m:sub>
        </m:sSub>
        <m:r>
          <w:rPr>
            <w:rFonts w:ascii="Cambria Math" w:hAnsi="Cambria Math"/>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00411211">
        <w:rPr>
          <w:color w:val="FF0000"/>
        </w:rPr>
        <w:t>.</w:t>
      </w:r>
    </w:p>
    <w:p w14:paraId="58F93A66" w14:textId="77777777" w:rsidR="00411211" w:rsidRPr="00D01B56" w:rsidRDefault="00D01B56" w:rsidP="00411211">
      <w:r w:rsidRPr="00D01B56">
        <w:t xml:space="preserve">The bilinear-interpolation method is used [1]. </w:t>
      </w:r>
      <w:r>
        <w:t>In general, t</w:t>
      </w:r>
      <w:r w:rsidRPr="00D01B56">
        <w:t>he f</w:t>
      </w:r>
      <w:r w:rsidR="00625CA1" w:rsidRPr="00D01B56">
        <w:t xml:space="preserve">our </w:t>
      </w:r>
      <w:r w:rsidR="00411211" w:rsidRPr="00D01B56">
        <w:t>cases</w:t>
      </w:r>
      <w:r w:rsidR="00625CA1" w:rsidRPr="00D01B56">
        <w:t xml:space="preserve"> are considered for the interpolations</w:t>
      </w:r>
    </w:p>
    <w:p w14:paraId="6C423784" w14:textId="77777777" w:rsidR="00A26516" w:rsidRPr="00863167" w:rsidRDefault="00A26516" w:rsidP="00A26516">
      <w:pPr>
        <w:pStyle w:val="ListParagraph"/>
        <w:numPr>
          <w:ilvl w:val="0"/>
          <w:numId w:val="4"/>
        </w:numPr>
      </w:pPr>
      <w:r>
        <w:t xml:space="preserve">Case 1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 </w:t>
      </w:r>
      <w:r w:rsidR="00625CA1">
        <w:t xml:space="preserve">Both </w:t>
      </w:r>
      <m:oMath>
        <m:r>
          <w:rPr>
            <w:rFonts w:ascii="Cambria Math" w:hAnsi="Cambria Math"/>
            <w:color w:val="FF0000"/>
          </w:rPr>
          <m:t>X</m:t>
        </m:r>
      </m:oMath>
      <w:r w:rsidR="00625CA1">
        <w:t xml:space="preserve"> and </w:t>
      </w:r>
      <m:oMath>
        <m:r>
          <w:rPr>
            <w:rFonts w:ascii="Cambria Math" w:hAnsi="Cambria Math"/>
            <w:color w:val="FF0000"/>
          </w:rPr>
          <m:t>Y</m:t>
        </m:r>
      </m:oMath>
      <w:r w:rsidR="00625CA1">
        <w:t xml:space="preserve"> directions require linear interpolations</w:t>
      </w:r>
    </w:p>
    <w:p w14:paraId="4358A256" w14:textId="77777777" w:rsidR="00A26516" w:rsidRPr="00863167" w:rsidRDefault="00A26516" w:rsidP="00A26516">
      <w:pPr>
        <w:pStyle w:val="ListParagraph"/>
        <w:numPr>
          <w:ilvl w:val="0"/>
          <w:numId w:val="4"/>
        </w:numPr>
      </w:pPr>
      <w:r>
        <w:t>Case 2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&lt;Y&lt;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oMath>
      <w:r w:rsidR="00625CA1">
        <w:rPr>
          <w:color w:val="FF0000"/>
        </w:rPr>
        <w:t xml:space="preserve">: </w:t>
      </w:r>
      <w:r w:rsidR="00625CA1">
        <w:t xml:space="preserve">Only </w:t>
      </w:r>
      <m:oMath>
        <m:r>
          <w:rPr>
            <w:rFonts w:ascii="Cambria Math" w:hAnsi="Cambria Math"/>
            <w:color w:val="FF0000"/>
          </w:rPr>
          <m:t>Y</m:t>
        </m:r>
      </m:oMath>
      <w:r w:rsidR="00625CA1">
        <w:t xml:space="preserve"> direction requires  linear interpolation </w:t>
      </w:r>
    </w:p>
    <w:p w14:paraId="3A589FEC" w14:textId="77777777" w:rsidR="00625CA1" w:rsidRPr="00863167" w:rsidRDefault="00625CA1" w:rsidP="00625CA1">
      <w:pPr>
        <w:pStyle w:val="ListParagraph"/>
        <w:numPr>
          <w:ilvl w:val="0"/>
          <w:numId w:val="4"/>
        </w:numPr>
      </w:pPr>
      <w:r>
        <w:t xml:space="preserve">Case 3 :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&lt;X&lt;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t xml:space="preserve">Only </w:t>
      </w:r>
      <m:oMath>
        <m:r>
          <w:rPr>
            <w:rFonts w:ascii="Cambria Math" w:hAnsi="Cambria Math"/>
            <w:color w:val="FF0000"/>
          </w:rPr>
          <m:t>X</m:t>
        </m:r>
      </m:oMath>
      <w:r>
        <w:t xml:space="preserve"> direction requires  linear interpolation</w:t>
      </w:r>
    </w:p>
    <w:p w14:paraId="74FC030A" w14:textId="77777777" w:rsidR="003E2F32" w:rsidRDefault="00625CA1" w:rsidP="003E2F32">
      <w:pPr>
        <w:pStyle w:val="ListParagraph"/>
        <w:numPr>
          <w:ilvl w:val="0"/>
          <w:numId w:val="4"/>
        </w:numPr>
      </w:pPr>
      <w:r>
        <w:t>Case 4 :</w:t>
      </w:r>
      <w:r w:rsidRPr="00B92D08">
        <w:rPr>
          <w:shd w:val="clear" w:color="auto" w:fill="FBE4D5" w:themeFill="accent2" w:themeFillTint="33"/>
        </w:rPr>
        <w:t xml:space="preserve">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625CA1">
        <w:rPr>
          <w:color w:val="FF0000"/>
        </w:rPr>
        <w:t xml:space="preserve">  and  </w:t>
      </w:r>
      <m:oMath>
        <m:d>
          <m:dPr>
            <m:ctrlPr>
              <w:rPr>
                <w:rFonts w:ascii="Cambria Math" w:hAnsi="Cambria Math"/>
                <w:i/>
                <w:color w:val="FF0000"/>
              </w:rPr>
            </m:ctrlPr>
          </m:dPr>
          <m:e>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sidRPr="00B92D08">
        <w:rPr>
          <w:color w:val="FF0000"/>
          <w:shd w:val="clear" w:color="auto" w:fill="FBE4D5" w:themeFill="accent2" w:themeFillTint="33"/>
        </w:rPr>
        <w:t xml:space="preserve"> </w:t>
      </w:r>
      <w:r>
        <w:rPr>
          <w:color w:val="FF0000"/>
        </w:rPr>
        <w:t xml:space="preserve">: </w:t>
      </w:r>
      <w:r w:rsidR="00552DFB">
        <w:rPr>
          <w:color w:val="FF0000"/>
        </w:rPr>
        <w:t>No interpolations require on b</w:t>
      </w:r>
      <w:r>
        <w:t xml:space="preserve">oth </w:t>
      </w:r>
      <m:oMath>
        <m:r>
          <w:rPr>
            <w:rFonts w:ascii="Cambria Math" w:hAnsi="Cambria Math"/>
            <w:color w:val="FF0000"/>
          </w:rPr>
          <m:t>X</m:t>
        </m:r>
      </m:oMath>
      <w:r>
        <w:t xml:space="preserve"> and </w:t>
      </w:r>
      <m:oMath>
        <m:r>
          <w:rPr>
            <w:rFonts w:ascii="Cambria Math" w:hAnsi="Cambria Math"/>
            <w:color w:val="FF0000"/>
          </w:rPr>
          <m:t>Y</m:t>
        </m:r>
      </m:oMath>
      <w:r>
        <w:t xml:space="preserve"> directi</w:t>
      </w:r>
      <w:r w:rsidR="00552DFB">
        <w:t>ons</w:t>
      </w:r>
    </w:p>
    <w:p w14:paraId="030D7C77" w14:textId="77777777" w:rsidR="003E2F32" w:rsidRDefault="003E2F32" w:rsidP="00213465">
      <w:pPr>
        <w:pStyle w:val="Heading1"/>
      </w:pPr>
      <w:r>
        <w:t>Testing</w:t>
      </w:r>
      <w:r w:rsidR="00213465">
        <w:t xml:space="preserve"> Points</w:t>
      </w:r>
    </w:p>
    <w:p w14:paraId="376C8F03" w14:textId="77777777" w:rsidR="003E2F32" w:rsidRDefault="003E2F32" w:rsidP="003E2F32">
      <w:pPr>
        <w:ind w:left="360"/>
      </w:pPr>
      <w:r>
        <w:t>Case 1:</w:t>
      </w:r>
    </w:p>
    <w:p w14:paraId="5AB73F41" w14:textId="77777777" w:rsid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N30.123456, W1</w:t>
      </w:r>
      <w:r w:rsidR="00EC7051">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14:paraId="4302974D" w14:textId="77777777"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14:paraId="55733405" w14:textId="77777777" w:rsidR="003E2F32" w:rsidRPr="003E2F32" w:rsidRDefault="003E2F32" w:rsidP="003E2F32">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(S</w:t>
      </w:r>
      <w:r w:rsidRPr="003E2F32">
        <w:rPr>
          <w:rFonts w:ascii="Calibri" w:eastAsia="Times New Roman" w:hAnsi="Calibri" w:cs="Calibri"/>
          <w:color w:val="000000"/>
        </w:rPr>
        <w:t>30.123456, W1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14:paraId="3F9F95DC" w14:textId="77777777"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w:t>
      </w:r>
      <w:r>
        <w:rPr>
          <w:rFonts w:ascii="Calibri" w:eastAsia="Times New Roman" w:hAnsi="Calibri" w:cs="Calibri"/>
          <w:color w:val="000000"/>
        </w:rPr>
        <w:t>S</w:t>
      </w:r>
      <w:r w:rsidRPr="003E2F32">
        <w:rPr>
          <w:rFonts w:ascii="Calibri" w:eastAsia="Times New Roman" w:hAnsi="Calibri" w:cs="Calibri"/>
          <w:color w:val="000000"/>
        </w:rPr>
        <w:t xml:space="preserve">30.123456, </w:t>
      </w:r>
      <w:r>
        <w:rPr>
          <w:rFonts w:ascii="Calibri" w:eastAsia="Times New Roman" w:hAnsi="Calibri" w:cs="Calibri"/>
          <w:color w:val="000000"/>
        </w:rPr>
        <w:t>E</w:t>
      </w:r>
      <w:r w:rsidRPr="003E2F32">
        <w:rPr>
          <w:rFonts w:ascii="Calibri" w:eastAsia="Times New Roman" w:hAnsi="Calibri" w:cs="Calibri"/>
          <w:color w:val="000000"/>
        </w:rPr>
        <w:t>1</w:t>
      </w:r>
      <w:r w:rsidR="00EC7051">
        <w:rPr>
          <w:rFonts w:ascii="Calibri" w:eastAsia="Times New Roman" w:hAnsi="Calibri" w:cs="Calibri"/>
          <w:color w:val="000000"/>
        </w:rPr>
        <w:t>75</w:t>
      </w:r>
      <w:r w:rsidRPr="003E2F32">
        <w:rPr>
          <w:rFonts w:ascii="Calibri" w:eastAsia="Times New Roman" w:hAnsi="Calibri" w:cs="Calibri"/>
          <w:color w:val="000000"/>
        </w:rPr>
        <w:t xml:space="preserve">.123456) </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30.123456,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sidR="00EC7051">
        <w:rPr>
          <w:rFonts w:ascii="Calibri" w:eastAsia="Times New Roman" w:hAnsi="Calibri" w:cs="Calibri"/>
          <w:color w:val="000000"/>
        </w:rPr>
        <w:t>)</w:t>
      </w:r>
    </w:p>
    <w:p w14:paraId="6844DDEE" w14:textId="77777777" w:rsidR="003E2F32" w:rsidRPr="003E2F32" w:rsidRDefault="003E2F3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2</w:t>
      </w:r>
    </w:p>
    <w:p w14:paraId="3502D877" w14:textId="77777777" w:rsidR="00EC7051" w:rsidRDefault="00EC7051" w:rsidP="00EC7051">
      <w:pPr>
        <w:pStyle w:val="ListParagraph"/>
        <w:numPr>
          <w:ilvl w:val="0"/>
          <w:numId w:val="7"/>
        </w:numPr>
        <w:spacing w:after="0" w:line="240" w:lineRule="auto"/>
        <w:rPr>
          <w:rFonts w:ascii="Calibri" w:eastAsia="Times New Roman" w:hAnsi="Calibri" w:cs="Calibri"/>
          <w:color w:val="000000"/>
        </w:rPr>
      </w:pPr>
      <w:r>
        <w:rPr>
          <w:rFonts w:ascii="Calibri" w:eastAsia="Times New Roman" w:hAnsi="Calibri" w:cs="Calibri"/>
          <w:color w:val="000000"/>
        </w:rPr>
        <w:t>(</w:t>
      </w:r>
      <w:r w:rsidRPr="003E2F32">
        <w:rPr>
          <w:rFonts w:ascii="Calibri" w:eastAsia="Times New Roman" w:hAnsi="Calibri" w:cs="Calibri"/>
          <w:color w:val="000000"/>
        </w:rPr>
        <w:t>N30, W1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75</w:t>
      </w:r>
      <w:r w:rsidRPr="003E2F32">
        <w:rPr>
          <w:rFonts w:ascii="Calibri" w:eastAsia="Times New Roman" w:hAnsi="Calibri" w:cs="Calibri"/>
          <w:color w:val="000000"/>
        </w:rPr>
        <w:t>.123456</w:t>
      </w:r>
      <w:r>
        <w:rPr>
          <w:rFonts w:ascii="Calibri" w:eastAsia="Times New Roman" w:hAnsi="Calibri" w:cs="Calibri"/>
          <w:color w:val="000000"/>
        </w:rPr>
        <w:t>)</w:t>
      </w:r>
    </w:p>
    <w:p w14:paraId="49372160" w14:textId="77777777" w:rsidR="003E2F32" w:rsidRPr="003E2F32" w:rsidRDefault="003E2F32" w:rsidP="003E2F32">
      <w:pPr>
        <w:spacing w:after="0" w:line="240" w:lineRule="auto"/>
        <w:ind w:left="360"/>
        <w:rPr>
          <w:rFonts w:ascii="Calibri" w:eastAsia="Times New Roman" w:hAnsi="Calibri" w:cs="Calibri"/>
          <w:color w:val="000000"/>
        </w:rPr>
      </w:pPr>
      <w:r w:rsidRPr="003E2F32">
        <w:rPr>
          <w:rFonts w:ascii="Calibri" w:eastAsia="Times New Roman" w:hAnsi="Calibri" w:cs="Calibri"/>
          <w:color w:val="000000"/>
        </w:rPr>
        <w:t>Case 3</w:t>
      </w:r>
    </w:p>
    <w:p w14:paraId="6308390A" w14:textId="77777777" w:rsidR="003E2F32" w:rsidRDefault="003E2F32" w:rsidP="003E2F3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N30.123456, </w:t>
      </w:r>
      <w:r w:rsidR="00531352">
        <w:rPr>
          <w:rFonts w:ascii="Calibri" w:eastAsia="Times New Roman" w:hAnsi="Calibri" w:cs="Calibri"/>
          <w:color w:val="000000"/>
        </w:rPr>
        <w:t>W170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3</w:t>
      </w:r>
      <w:r w:rsidR="00531352" w:rsidRPr="003E2F32">
        <w:rPr>
          <w:rFonts w:ascii="Calibri" w:eastAsia="Times New Roman" w:hAnsi="Calibri" w:cs="Calibri"/>
          <w:color w:val="000000"/>
        </w:rPr>
        <w:t>0.123456</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14:paraId="4D811451" w14:textId="77777777" w:rsidR="003E2F32" w:rsidRPr="003E2F32" w:rsidRDefault="00531352" w:rsidP="003E2F32">
      <w:pPr>
        <w:spacing w:after="0" w:line="240" w:lineRule="auto"/>
        <w:ind w:left="360"/>
        <w:rPr>
          <w:rFonts w:ascii="Calibri" w:eastAsia="Times New Roman" w:hAnsi="Calibri" w:cs="Calibri"/>
          <w:color w:val="000000"/>
        </w:rPr>
      </w:pPr>
      <w:r>
        <w:rPr>
          <w:rFonts w:ascii="Calibri" w:eastAsia="Times New Roman" w:hAnsi="Calibri" w:cs="Calibri"/>
          <w:color w:val="000000"/>
        </w:rPr>
        <w:t>Case 4</w:t>
      </w:r>
    </w:p>
    <w:p w14:paraId="6BF53F8A" w14:textId="77777777" w:rsidR="00531352" w:rsidRDefault="00531352" w:rsidP="00531352">
      <w:pPr>
        <w:pStyle w:val="ListParagraph"/>
        <w:numPr>
          <w:ilvl w:val="0"/>
          <w:numId w:val="7"/>
        </w:numPr>
        <w:spacing w:after="0" w:line="240" w:lineRule="auto"/>
        <w:rPr>
          <w:rFonts w:ascii="Calibri" w:eastAsia="Times New Roman" w:hAnsi="Calibri" w:cs="Calibri"/>
          <w:color w:val="000000"/>
        </w:rPr>
      </w:pPr>
      <w:r w:rsidRPr="003E2F32">
        <w:rPr>
          <w:rFonts w:ascii="Calibri" w:eastAsia="Times New Roman" w:hAnsi="Calibri" w:cs="Calibri"/>
          <w:color w:val="000000"/>
        </w:rPr>
        <w:t xml:space="preserve">N30, </w:t>
      </w:r>
      <w:r>
        <w:rPr>
          <w:rFonts w:ascii="Calibri" w:eastAsia="Times New Roman" w:hAnsi="Calibri" w:cs="Calibri"/>
          <w:color w:val="000000"/>
        </w:rPr>
        <w:t>W17</w:t>
      </w:r>
      <w:r w:rsidR="00213465">
        <w:rPr>
          <w:rFonts w:ascii="Calibri" w:eastAsia="Times New Roman" w:hAnsi="Calibri" w:cs="Calibri"/>
          <w:color w:val="000000"/>
        </w:rPr>
        <w:t>0</w:t>
      </w:r>
      <w:r w:rsidRPr="003E2F32">
        <w:rPr>
          <w:rFonts w:ascii="Calibri" w:eastAsia="Times New Roman" w:hAnsi="Calibri" w:cs="Calibri"/>
          <w:color w:val="000000"/>
        </w:rPr>
        <w:t>)</w:t>
      </w:r>
      <w:r>
        <w:rPr>
          <w:rFonts w:ascii="Calibri" w:eastAsia="Times New Roman" w:hAnsi="Calibri" w:cs="Calibri"/>
          <w:color w:val="000000"/>
        </w:rPr>
        <w:t>=</w:t>
      </w:r>
      <w:r w:rsidRPr="003E2F32">
        <w:rPr>
          <w:rFonts w:ascii="Calibri" w:eastAsia="Times New Roman" w:hAnsi="Calibri" w:cs="Calibri"/>
          <w:color w:val="000000"/>
        </w:rPr>
        <w:t xml:space="preserve"> </w:t>
      </w:r>
      <w:r>
        <w:rPr>
          <w:rFonts w:ascii="Calibri" w:eastAsia="Times New Roman" w:hAnsi="Calibri" w:cs="Calibri"/>
          <w:color w:val="000000"/>
        </w:rPr>
        <w:t>(+</w:t>
      </w:r>
      <w:r w:rsidRPr="003E2F32">
        <w:rPr>
          <w:rFonts w:ascii="Calibri" w:eastAsia="Times New Roman" w:hAnsi="Calibri" w:cs="Calibri"/>
          <w:color w:val="000000"/>
        </w:rPr>
        <w:t xml:space="preserve">30, </w:t>
      </w:r>
      <w:r>
        <w:rPr>
          <w:rFonts w:ascii="Calibri" w:eastAsia="Times New Roman" w:hAnsi="Calibri" w:cs="Calibri"/>
          <w:color w:val="000000"/>
        </w:rPr>
        <w:t>-</w:t>
      </w:r>
      <w:r w:rsidRPr="003E2F32">
        <w:rPr>
          <w:rFonts w:ascii="Calibri" w:eastAsia="Times New Roman" w:hAnsi="Calibri" w:cs="Calibri"/>
          <w:color w:val="000000"/>
        </w:rPr>
        <w:t>1</w:t>
      </w:r>
      <w:r>
        <w:rPr>
          <w:rFonts w:ascii="Calibri" w:eastAsia="Times New Roman" w:hAnsi="Calibri" w:cs="Calibri"/>
          <w:color w:val="000000"/>
        </w:rPr>
        <w:t>70)</w:t>
      </w:r>
    </w:p>
    <w:p w14:paraId="3A93825A" w14:textId="77777777" w:rsidR="00213465" w:rsidRDefault="00213465" w:rsidP="00213465">
      <w:pPr>
        <w:pStyle w:val="ListParagraph"/>
        <w:spacing w:after="0" w:line="240" w:lineRule="auto"/>
        <w:rPr>
          <w:rFonts w:ascii="Calibri" w:eastAsia="Times New Roman" w:hAnsi="Calibri" w:cs="Calibri"/>
          <w:color w:val="000000"/>
        </w:rPr>
      </w:pPr>
    </w:p>
    <w:p w14:paraId="47FC7BDB" w14:textId="77777777" w:rsidR="003E2F32" w:rsidRDefault="00531352" w:rsidP="00531352">
      <w:pPr>
        <w:pStyle w:val="ListParagraph"/>
        <w:spacing w:after="0" w:line="240" w:lineRule="auto"/>
        <w:rPr>
          <w:rFonts w:ascii="Calibri" w:eastAsia="Times New Roman" w:hAnsi="Calibri" w:cs="Calibri"/>
          <w:color w:val="000000"/>
        </w:rPr>
      </w:pPr>
      <w:r>
        <w:rPr>
          <w:rFonts w:ascii="Calibri" w:eastAsia="Times New Roman" w:hAnsi="Calibri" w:cs="Calibri"/>
          <w:noProof/>
          <w:color w:val="000000"/>
        </w:rPr>
        <mc:AlternateContent>
          <mc:Choice Requires="wpc">
            <w:drawing>
              <wp:inline distT="0" distB="0" distL="0" distR="0" wp14:anchorId="1D896392" wp14:editId="3ABD9DDF">
                <wp:extent cx="3088433" cy="1801586"/>
                <wp:effectExtent l="0" t="38100" r="55245" b="2730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2">
                              <a:lumMod val="75000"/>
                            </a:schemeClr>
                          </a:solidFill>
                        </a:ln>
                      </wpc:whole>
                      <wps:wsp>
                        <wps:cNvPr id="258" name="Text Box 240"/>
                        <wps:cNvSpPr txBox="1"/>
                        <wps:spPr>
                          <a:xfrm>
                            <a:off x="92914" y="228985"/>
                            <a:ext cx="668655" cy="291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03B353" w14:textId="77777777" w:rsidR="005F2DC8" w:rsidRDefault="005F2DC8" w:rsidP="00213465">
                              <w:pPr>
                                <w:pStyle w:val="NormalWeb"/>
                                <w:spacing w:before="0" w:beforeAutospacing="0" w:after="160" w:afterAutospacing="0" w:line="252" w:lineRule="auto"/>
                              </w:pPr>
                              <w:r>
                                <w:rPr>
                                  <w:rFonts w:eastAsia="SimSun"/>
                                  <w:sz w:val="22"/>
                                  <w:szCs w:val="22"/>
                                </w:rPr>
                                <w:t>Case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Text Box 240"/>
                        <wps:cNvSpPr txBox="1"/>
                        <wps:spPr>
                          <a:xfrm>
                            <a:off x="94195" y="662667"/>
                            <a:ext cx="667385" cy="2901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A54B3A" w14:textId="77777777" w:rsidR="005F2DC8" w:rsidRDefault="005F2DC8" w:rsidP="00213465">
                              <w:pPr>
                                <w:pStyle w:val="NormalWeb"/>
                                <w:spacing w:before="0" w:beforeAutospacing="0" w:after="160" w:afterAutospacing="0" w:line="252" w:lineRule="auto"/>
                              </w:pPr>
                              <w:r>
                                <w:rPr>
                                  <w:rFonts w:eastAsia="SimSun"/>
                                  <w:sz w:val="22"/>
                                  <w:szCs w:val="22"/>
                                </w:rPr>
                                <w:t>Case 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Straight Arrow Connector 238"/>
                        <wps:cNvCnPr/>
                        <wps:spPr>
                          <a:xfrm flipV="1">
                            <a:off x="1583871" y="43544"/>
                            <a:ext cx="32657" cy="1632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76200" y="870791"/>
                            <a:ext cx="3004035" cy="10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1605415" y="27210"/>
                            <a:ext cx="321356" cy="2939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2A747" w14:textId="77777777" w:rsidR="005F2DC8" w:rsidRDefault="005F2DC8">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240"/>
                        <wps:cNvSpPr txBox="1"/>
                        <wps:spPr>
                          <a:xfrm>
                            <a:off x="1464516" y="13"/>
                            <a:ext cx="321310" cy="293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069765" w14:textId="77777777" w:rsidR="005F2DC8" w:rsidRDefault="005F2DC8" w:rsidP="00531352">
                              <w:pPr>
                                <w:pStyle w:val="NormalWeb"/>
                                <w:spacing w:before="0" w:beforeAutospacing="0" w:after="160" w:afterAutospacing="0" w:line="256" w:lineRule="auto"/>
                              </w:pPr>
                              <w:r>
                                <w:rPr>
                                  <w:rFonts w:eastAsia="SimSun"/>
                                  <w:sz w:val="22"/>
                                  <w:szCs w:val="22"/>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240"/>
                        <wps:cNvSpPr txBox="1"/>
                        <wps:spPr>
                          <a:xfrm>
                            <a:off x="1655014" y="140537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3A536B" w14:textId="77777777" w:rsidR="005F2DC8" w:rsidRDefault="005F2DC8" w:rsidP="00531352">
                              <w:pPr>
                                <w:pStyle w:val="NormalWeb"/>
                                <w:spacing w:before="0" w:beforeAutospacing="0" w:after="160" w:afterAutospacing="0" w:line="254" w:lineRule="auto"/>
                              </w:pPr>
                              <w:r>
                                <w:rPr>
                                  <w:rFonts w:eastAsia="SimSun"/>
                                  <w:sz w:val="22"/>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240"/>
                        <wps:cNvSpPr txBox="1"/>
                        <wps:spPr>
                          <a:xfrm>
                            <a:off x="2767330" y="952886"/>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354F66" w14:textId="77777777" w:rsidR="005F2DC8" w:rsidRDefault="005F2DC8" w:rsidP="00531352">
                              <w:pPr>
                                <w:pStyle w:val="NormalWeb"/>
                                <w:spacing w:before="0" w:beforeAutospacing="0" w:after="160" w:afterAutospacing="0" w:line="254" w:lineRule="auto"/>
                              </w:pPr>
                              <w:r>
                                <w:rPr>
                                  <w:rFonts w:eastAsia="SimSun"/>
                                  <w:sz w:val="22"/>
                                  <w:szCs w:val="22"/>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240"/>
                        <wps:cNvSpPr txBox="1"/>
                        <wps:spPr>
                          <a:xfrm>
                            <a:off x="49004" y="936557"/>
                            <a:ext cx="320675" cy="2927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29355" w14:textId="77777777" w:rsidR="005F2DC8" w:rsidRDefault="005F2DC8" w:rsidP="00531352">
                              <w:pPr>
                                <w:pStyle w:val="NormalWeb"/>
                                <w:spacing w:before="0" w:beforeAutospacing="0" w:after="160" w:afterAutospacing="0" w:line="254" w:lineRule="auto"/>
                              </w:pPr>
                              <w:r>
                                <w:rPr>
                                  <w:rFonts w:eastAsia="SimSun"/>
                                  <w:sz w:val="22"/>
                                  <w:szCs w:val="22"/>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Straight Arrow Connector 247"/>
                        <wps:cNvCnPr/>
                        <wps:spPr>
                          <a:xfrm>
                            <a:off x="990600" y="484366"/>
                            <a:ext cx="1202567" cy="1"/>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957693" y="1327043"/>
                            <a:ext cx="1202055" cy="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9"/>
                        <wps:cNvCnPr/>
                        <wps:spPr>
                          <a:xfrm flipH="1">
                            <a:off x="979577" y="495116"/>
                            <a:ext cx="16729" cy="822055"/>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flipH="1">
                            <a:off x="2171298" y="484367"/>
                            <a:ext cx="16510" cy="821690"/>
                          </a:xfrm>
                          <a:prstGeom prst="straightConnector1">
                            <a:avLst/>
                          </a:prstGeom>
                          <a:ln>
                            <a:headEnd type="oval"/>
                            <a:tailEnd type="oval"/>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52"/>
                        <wps:cNvCnPr/>
                        <wps:spPr>
                          <a:xfrm flipV="1">
                            <a:off x="996305" y="648076"/>
                            <a:ext cx="608449" cy="11074"/>
                          </a:xfrm>
                          <a:prstGeom prst="straightConnector1">
                            <a:avLst/>
                          </a:prstGeom>
                          <a:ln>
                            <a:solidFill>
                              <a:srgbClr val="FF000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flipH="1">
                            <a:off x="1202871" y="484345"/>
                            <a:ext cx="10486" cy="413727"/>
                          </a:xfrm>
                          <a:prstGeom prst="straightConnector1">
                            <a:avLst/>
                          </a:prstGeom>
                          <a:ln>
                            <a:solidFill>
                              <a:srgbClr val="00B050"/>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V="1">
                            <a:off x="1202811" y="648077"/>
                            <a:ext cx="15335" cy="10794"/>
                          </a:xfrm>
                          <a:prstGeom prst="straightConnector1">
                            <a:avLst/>
                          </a:prstGeom>
                          <a:ln>
                            <a:solidFill>
                              <a:schemeClr val="tx1"/>
                            </a:solidFill>
                            <a:headEnd type="oval"/>
                            <a:tailEnd type="none"/>
                          </a:ln>
                        </wps:spPr>
                        <wps:style>
                          <a:lnRef idx="1">
                            <a:schemeClr val="accent1"/>
                          </a:lnRef>
                          <a:fillRef idx="0">
                            <a:schemeClr val="accent1"/>
                          </a:fillRef>
                          <a:effectRef idx="0">
                            <a:schemeClr val="accent1"/>
                          </a:effectRef>
                          <a:fontRef idx="minor">
                            <a:schemeClr val="tx1"/>
                          </a:fontRef>
                        </wps:style>
                        <wps:bodyPr/>
                      </wps:wsp>
                      <wps:wsp>
                        <wps:cNvPr id="256" name="Text Box 240"/>
                        <wps:cNvSpPr txBox="1"/>
                        <wps:spPr>
                          <a:xfrm>
                            <a:off x="174080" y="13"/>
                            <a:ext cx="669111" cy="29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5CEF4" w14:textId="77777777" w:rsidR="005F2DC8" w:rsidRDefault="005F2DC8" w:rsidP="00EC7051">
                              <w:pPr>
                                <w:pStyle w:val="NormalWeb"/>
                                <w:spacing w:before="0" w:beforeAutospacing="0" w:after="160" w:afterAutospacing="0" w:line="252" w:lineRule="auto"/>
                              </w:pPr>
                              <w:r>
                                <w:rPr>
                                  <w:rFonts w:eastAsia="SimSun"/>
                                  <w:sz w:val="22"/>
                                  <w:szCs w:val="22"/>
                                </w:rPr>
                                <w:t>Case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Oval 261"/>
                        <wps:cNvSpPr/>
                        <wps:spPr>
                          <a:xfrm>
                            <a:off x="59680" y="76201"/>
                            <a:ext cx="70858" cy="76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33042" y="338636"/>
                            <a:ext cx="70485" cy="7556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Oval 263"/>
                        <wps:cNvSpPr/>
                        <wps:spPr>
                          <a:xfrm>
                            <a:off x="59664" y="520408"/>
                            <a:ext cx="81850" cy="89192"/>
                          </a:xfrm>
                          <a:prstGeom prst="ellips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4" name="Oval 264"/>
                        <wps:cNvSpPr/>
                        <wps:spPr>
                          <a:xfrm>
                            <a:off x="33697" y="762386"/>
                            <a:ext cx="69850" cy="7493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Text Box 240"/>
                        <wps:cNvSpPr txBox="1"/>
                        <wps:spPr>
                          <a:xfrm>
                            <a:off x="174081" y="414565"/>
                            <a:ext cx="668020" cy="2908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FD6998" w14:textId="77777777" w:rsidR="005F2DC8" w:rsidRDefault="005F2DC8" w:rsidP="00213465">
                              <w:pPr>
                                <w:pStyle w:val="NormalWeb"/>
                                <w:spacing w:before="0" w:beforeAutospacing="0" w:after="160" w:afterAutospacing="0" w:line="252" w:lineRule="auto"/>
                              </w:pPr>
                              <w:r>
                                <w:rPr>
                                  <w:rFonts w:eastAsia="SimSun"/>
                                  <w:sz w:val="22"/>
                                  <w:szCs w:val="22"/>
                                </w:rPr>
                                <w:t>Case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7" o:spid="_x0000_s1046" editas="canvas" style="width:243.2pt;height:141.85pt;mso-position-horizontal-relative:char;mso-position-vertical-relative:line" coordsize="30880,18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">
                <v:shape id="_x0000_s1047" type="#_x0000_t75" style="position:absolute;width:30880;height:18014;visibility:visible;mso-wrap-style:square" stroked="t" strokecolor="#c45911 [2405]">
                  <v:fill o:detectmouseclick="t"/>
                  <v:path o:connecttype="none"/>
                </v:shape>
                <v:shape id="Text Box 240" o:spid="_x0000_s1048" type="#_x0000_t202" style="position:absolute;left:929;top:2289;width:6686;height:2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B9mcQA&#10;AADcAAAADwAAAGRycy9kb3ducmV2LnhtbERPy2rCQBTdC/7DcIVuSp1UUUvMRErpQ9xpWsXdJXNN&#10;gpk7ITNN0r93FgWXh/NONoOpRUetqywreJ5GIIhzqysuFHxnH08vIJxH1lhbJgV/5GCTjkcJxtr2&#10;vKfu4AsRQtjFqKD0vomldHlJBt3UNsSBu9jWoA+wLaRusQ/hppazKFpKgxWHhhIbeispvx5+jYLz&#10;Y3HaueHzp58v5s37V5etjjpT6mEyvK5BeBr8Xfzv3moFs0VYG86EI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QfZnEAAAA3AAAAA8AAAAAAAAAAAAAAAAAmAIAAGRycy9k&#10;b3ducmV2LnhtbFBLBQYAAAAABAAEAPUAAACJAw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2</w:t>
                        </w:r>
                      </w:p>
                    </w:txbxContent>
                  </v:textbox>
                </v:shape>
                <v:shape id="Text Box 240" o:spid="_x0000_s1049" type="#_x0000_t202" style="position:absolute;left:941;top:6626;width:667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zcYA&#10;AADcAAAADwAAAGRycy9kb3ducmV2LnhtbESPT2vCQBTE70K/w/IKvYhuVBolukqR/hFvNWrp7ZF9&#10;JqHZtyG7TeK3d4VCj8PM/IZZbXpTiZYaV1pWMBlHIIgzq0vOFRzTt9EChPPIGivLpOBKDjbrh8EK&#10;E207/qT24HMRIOwSVFB4XydSuqwgg25sa+LgXWxj0AfZ5FI32AW4qeQ0imJpsOSwUGBN24Kyn8Ov&#10;UfA9zL/2rn8/dbPnWf360abzs06VenrsX5YgPPX+P/zX3mkF0ziG+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zcYAAADcAAAADwAAAAAAAAAAAAAAAACYAgAAZHJz&#10;L2Rvd25yZXYueG1sUEsFBgAAAAAEAAQA9QAAAIsDA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4</w:t>
                        </w:r>
                      </w:p>
                    </w:txbxContent>
                  </v:textbox>
                </v:shape>
                <v:shape id="Straight Arrow Connector 238" o:spid="_x0000_s1050" type="#_x0000_t32" style="position:absolute;left:15838;top:435;width:327;height:163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PLcMAAADcAAAADwAAAGRycy9kb3ducmV2LnhtbERPy2rCQBTdF/oPwy24kTrx0VJSR9GI&#10;4FYt1O4umWsmbeZOzIwx+vXOQujycN7TeWcr0VLjS8cKhoMEBHHudMmFgq/9+vUDhA/IGivHpOBK&#10;Huaz56cpptpdeEvtLhQihrBPUYEJoU6l9Lkhi37gauLIHV1jMUTYFFI3eInhtpKjJHmXFkuODQZr&#10;ygzlf7uzVfBzfNPtMluVuTlk4+/+5Hb6PayU6r10i08QgbrwL364N1rBa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jDy3DAAAA3AAAAA8AAAAAAAAAAAAA&#10;AAAAoQIAAGRycy9kb3ducmV2LnhtbFBLBQYAAAAABAAEAPkAAACRAwAAAAA=&#10;" strokecolor="#5b9bd5 [3204]" strokeweight=".5pt">
                  <v:stroke endarrow="block" joinstyle="miter"/>
                </v:shape>
                <v:shape id="Straight Arrow Connector 239" o:spid="_x0000_s1051" type="#_x0000_t32" style="position:absolute;left:762;top:8707;width:30040;height:1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qtscAAADcAAAADwAAAGRycy9kb3ducmV2LnhtbESPQWvCQBSE7wX/w/IKXopuqq1odJU2&#10;UuhVK6i3R/aZTc2+TbNrTPvruwWhx2FmvmEWq85WoqXGl44VPA4TEMS50yUXCnYfb4MpCB+QNVaO&#10;ScE3eVgte3cLTLW78obabShEhLBPUYEJoU6l9Lkhi37oauLonVxjMUTZFFI3eI1wW8lRkkykxZLj&#10;gsGaMkP5eXuxCo6nZ92+ZusyN4dsvH94+vn6PKyV6t93L3MQgbrwH76137WC0Xg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r6q2xwAAANwAAAAPAAAAAAAA&#10;AAAAAAAAAKECAABkcnMvZG93bnJldi54bWxQSwUGAAAAAAQABAD5AAAAlQMAAAAA&#10;" strokecolor="#5b9bd5 [3204]" strokeweight=".5pt">
                  <v:stroke endarrow="block" joinstyle="miter"/>
                </v:shape>
                <v:shape id="Text Box 240" o:spid="_x0000_s1052" type="#_x0000_t202" style="position:absolute;left:16054;top:272;width:3213;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QsQA&#10;AADcAAAADwAAAGRycy9kb3ducmV2LnhtbERPy2rCQBTdF/yH4QrdFJ1U64PoKKXYB91pfODukrkm&#10;wcydkBmT+PfOotDl4byX686UoqHaFZYVvA4jEMSp1QVnCvbJ52AOwnlkjaVlUnAnB+tV72mJsbYt&#10;b6nZ+UyEEHYxKsi9r2IpXZqTQTe0FXHgLrY26AOsM6lrbEO4KeUoiqbSYMGhIceKPnJKr7ubUXB+&#10;yU6/rvs6tOPJuNp8N8nsqBOlnvvd+wKEp87/i//cP1rB6C3MD2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50LEAAAA3AAAAA8AAAAAAAAAAAAAAAAAmAIAAGRycy9k&#10;b3ducmV2LnhtbFBLBQYAAAAABAAEAPUAAACJAwAAAAA=&#10;" fillcolor="white [3201]" stroked="f" strokeweight=".5pt">
                  <v:textbox>
                    <w:txbxContent>
                      <w:p w:rsidR="005F2DC8" w:rsidRDefault="005F2DC8">
                        <w:r>
                          <w:t>N</w:t>
                        </w:r>
                      </w:p>
                    </w:txbxContent>
                  </v:textbox>
                </v:shape>
                <v:shape id="Text Box 240" o:spid="_x0000_s1053" type="#_x0000_t202" style="position:absolute;left:14645;width:3213;height:2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C2ccA&#10;AADcAAAADwAAAGRycy9kb3ducmV2LnhtbESPT2vCQBTE74V+h+UJXopu1FZL6iql+A9vNWrp7ZF9&#10;JqHZtyG7JvHbu4VCj8PM/IaZLztTioZqV1hWMBpGIIhTqwvOFByT9eAVhPPIGkvLpOBGDpaLx4c5&#10;xtq2/EnNwWciQNjFqCD3voqldGlOBt3QVsTBu9jaoA+yzqSusQ1wU8pxFE2lwYLDQo4VfeSU/hyu&#10;RsH3U/a1d93m1E5eJtVq2ySzs06U6ve69zcQnjr/H/5r77SC8fMI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zQtn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6" w:lineRule="auto"/>
                        </w:pPr>
                        <w:r>
                          <w:rPr>
                            <w:rFonts w:eastAsia="SimSun"/>
                            <w:sz w:val="22"/>
                            <w:szCs w:val="22"/>
                          </w:rPr>
                          <w:t>N</w:t>
                        </w:r>
                      </w:p>
                    </w:txbxContent>
                  </v:textbox>
                </v:shape>
                <v:shape id="Text Box 240" o:spid="_x0000_s1054" type="#_x0000_t202" style="position:absolute;left:16550;top:14053;width:3206;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5NccA&#10;AADcAAAADwAAAGRycy9kb3ducmV2LnhtbESPQUvDQBSE74L/YXlCL2I3Nm2V2G0RqW3prYlaentk&#10;n0kw+zZk1yT9992C4HGYmW+YxWowteiodZVlBY/jCARxbnXFhYKP7P3hGYTzyBpry6TgTA5Wy9ub&#10;BSba9nygLvWFCBB2CSoovW8SKV1ekkE3tg1x8L5ta9AH2RZSt9gHuKnlJIrm0mDFYaHEht5Kyn/S&#10;X6PgdF8c927YfPbxLG7W2y57+tKZUqO74fUFhKfB/4f/2jutYDKN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teTX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S</w:t>
                        </w:r>
                      </w:p>
                    </w:txbxContent>
                  </v:textbox>
                </v:shape>
                <v:shape id="Text Box 240" o:spid="_x0000_s1055" type="#_x0000_t202" style="position:absolute;left:27673;top:9528;width:3207;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E</w:t>
                        </w:r>
                      </w:p>
                    </w:txbxContent>
                  </v:textbox>
                </v:shape>
                <v:shape id="Text Box 240" o:spid="_x0000_s1056" type="#_x0000_t202" style="position:absolute;left:490;top:9365;width:3206;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E2sYA&#10;AADcAAAADwAAAGRycy9kb3ducmV2LnhtbESPQWvCQBSE74X+h+UJXopu1KoldRURq6W3GrX09sg+&#10;k9Ds25Bdk/jvu0Khx2FmvmEWq86UoqHaFZYVjIYRCOLU6oIzBcfkbfACwnlkjaVlUnAjB6vl48MC&#10;Y21b/qTm4DMRIOxiVJB7X8VSujQng25oK+LgXWxt0AdZZ1LX2Aa4KeU4imbSYMFhIceKNjmlP4er&#10;UfD9lH19uG53aifTSbXdN8n8rBOl+r1u/QrCU+f/w3/td61g/DyF+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hE2sYAAADcAAAADwAAAAAAAAAAAAAAAACYAgAAZHJz&#10;L2Rvd25yZXYueG1sUEsFBgAAAAAEAAQA9QAAAIsDAAAAAA==&#10;" fillcolor="white [3201]" stroked="f" strokeweight=".5pt">
                  <v:textbox>
                    <w:txbxContent>
                      <w:p w:rsidR="005F2DC8" w:rsidRDefault="005F2DC8" w:rsidP="00531352">
                        <w:pPr>
                          <w:pStyle w:val="NormalWeb"/>
                          <w:spacing w:before="0" w:beforeAutospacing="0" w:after="160" w:afterAutospacing="0" w:line="254" w:lineRule="auto"/>
                        </w:pPr>
                        <w:r>
                          <w:rPr>
                            <w:rFonts w:eastAsia="SimSun"/>
                            <w:sz w:val="22"/>
                            <w:szCs w:val="22"/>
                          </w:rPr>
                          <w:t>W</w:t>
                        </w:r>
                      </w:p>
                    </w:txbxContent>
                  </v:textbox>
                </v:shape>
                <v:shape id="Straight Arrow Connector 247" o:spid="_x0000_s1057" type="#_x0000_t32" style="position:absolute;left:9906;top:4843;width:120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0ecQAAADcAAAADwAAAGRycy9kb3ducmV2LnhtbESPQWuDQBSE74X+h+UVemvWSGmDdZVg&#10;CHhM0vbQ28N9UYn71rhr1H+fLRR6HGbmGybNZ9OJGw2utaxgvYpAEFdWt1wr+Prcv2xAOI+ssbNM&#10;ChZykGePDykm2k58pNvJ1yJA2CWooPG+T6R0VUMG3cr2xME728GgD3KopR5wCnDTyTiK3qTBlsNC&#10;gz0VDVWX02gU/Fx3Wn+Xoyt3h0NdjJulMK5Q6vlp3n6A8DT7//Bfu9QK4td3+D0TjoDM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R5xAAAANwAAAAPAAAAAAAAAAAA&#10;AAAAAKECAABkcnMvZG93bnJldi54bWxQSwUGAAAAAAQABAD5AAAAkgMAAAAA&#10;" strokecolor="#5b9bd5 [3204]" strokeweight=".5pt">
                  <v:stroke startarrow="oval" endarrow="oval" joinstyle="miter"/>
                </v:shape>
                <v:shape id="Straight Arrow Connector 248" o:spid="_x0000_s1058" type="#_x0000_t32" style="position:absolute;left:9576;top:13270;width:1202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gC7wAAADcAAAADwAAAGRycy9kb3ducmV2LnhtbERPuwrCMBTdBf8hXMFNU0VEqlGkInT0&#10;ObhdmmtbbG5qk2r9ezMIjofzXm06U4kXNa60rGAyjkAQZ1aXnCu4nPejBQjnkTVWlknBhxxs1v3e&#10;CmNt33yk18nnIoSwi1FB4X0dS+myggy6sa2JA3e3jUEfYJNL3eA7hJtKTqNoLg2WHBoKrCkpKHuc&#10;WqPg9txpfU1bl+4OhzxpF5/EuESp4aDbLkF46vxf/HOnWsF0FtaGM+EI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mNgC7wAAADcAAAADwAAAAAAAAAAAAAAAAChAgAA&#10;ZHJzL2Rvd25yZXYueG1sUEsFBgAAAAAEAAQA+QAAAIoDAAAAAA==&#10;" strokecolor="#5b9bd5 [3204]" strokeweight=".5pt">
                  <v:stroke startarrow="oval" endarrow="oval" joinstyle="miter"/>
                </v:shape>
                <v:shape id="Straight Arrow Connector 249" o:spid="_x0000_s1059" type="#_x0000_t32" style="position:absolute;left:9795;top:4951;width:168;height:8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Z8YAAADcAAAADwAAAGRycy9kb3ducmV2LnhtbESPQWvCQBSE74X+h+UVepG6iYpodJW2&#10;1CIeBJMiHh/Z12xo9m3IbjX++64g9DjMzDfMct3bRpyp87VjBekwAUFcOl1zpeCr2LzMQPiArLFx&#10;TAqu5GG9enxYYqbdhQ90zkMlIoR9hgpMCG0mpS8NWfRD1xJH79t1FkOUXSV1h5cIt40cJclUWqw5&#10;Lhhs6d1Q+ZP/WgWnXTEYy+JYv6Wcj7czY/fpx6dSz0/96wJEoD78h+/trVYwmsz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ew2fGAAAA3AAAAA8AAAAAAAAA&#10;AAAAAAAAoQIAAGRycy9kb3ducmV2LnhtbFBLBQYAAAAABAAEAPkAAACUAwAAAAA=&#10;" strokecolor="#5b9bd5 [3204]" strokeweight=".5pt">
                  <v:stroke startarrow="oval" endarrow="oval" joinstyle="miter"/>
                </v:shape>
                <v:shape id="Straight Arrow Connector 250" o:spid="_x0000_s1060" type="#_x0000_t32" style="position:absolute;left:21712;top:4843;width:166;height:82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38J8MAAADcAAAADwAAAGRycy9kb3ducmV2LnhtbERPz2vCMBS+D/wfwhN2GZpWmUg1yiZu&#10;iAfBVsTjo3k2xealNJl2//1yEHb8+H4v171txJ06XztWkI4TEMSl0zVXCk7F12gOwgdkjY1jUvBL&#10;HtarwcsSM+0efKR7HioRQ9hnqMCE0GZS+tKQRT92LXHkrq6zGCLsKqk7fMRw28hJksykxZpjg8GW&#10;NobKW/5jFVz2xdtUFuf6M+V8upsbe0i330q9DvuPBYhAffgXP907rWDyHufHM/EI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9/CfDAAAA3AAAAA8AAAAAAAAAAAAA&#10;AAAAoQIAAGRycy9kb3ducmV2LnhtbFBLBQYAAAAABAAEAPkAAACRAwAAAAA=&#10;" strokecolor="#5b9bd5 [3204]" strokeweight=".5pt">
                  <v:stroke startarrow="oval" endarrow="oval" joinstyle="miter"/>
                </v:shape>
                <v:shape id="Straight Arrow Connector 252" o:spid="_x0000_s1061" type="#_x0000_t32" style="position:absolute;left:9963;top:6480;width:6084;height: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k7f8MAAADcAAAADwAAAGRycy9kb3ducmV2LnhtbESPQYvCMBSE7wv+h/AEb2tqQXepRhFF&#10;cQ8edMXzs3m2xeSlNLHWf78RhD0OM/MNM1t01oiWGl85VjAaJiCIc6crLhScfjef3yB8QNZoHJOC&#10;J3lYzHsfM8y0e/CB2mMoRISwz1BBGUKdSenzkiz6oauJo3d1jcUQZVNI3eAjwq2RaZJMpMWK40KJ&#10;Na1Kym/Hu1UwvuRp+1Wczfq22h68ceHH671Sg363nIII1IX/8Lu90wrScQqvM/EI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pO3/DAAAA3AAAAA8AAAAAAAAAAAAA&#10;AAAAoQIAAGRycy9kb3ducmV2LnhtbFBLBQYAAAAABAAEAPkAAACRAwAAAAA=&#10;" strokecolor="red" strokeweight=".5pt">
                  <v:stroke startarrow="oval" joinstyle="miter"/>
                </v:shape>
                <v:shape id="Straight Arrow Connector 253" o:spid="_x0000_s1062" type="#_x0000_t32" style="position:absolute;left:12028;top:4843;width:105;height:4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qnMQAAADcAAAADwAAAGRycy9kb3ducmV2LnhtbESPQWvCQBSE7wX/w/KE3upGS1Wiq4gg&#10;9FKxRvD6yD6TaPZt2F1N9Nd3hYLHYWa+YebLztTiRs5XlhUMBwkI4tzqigsFh2zzMQXhA7LG2jIp&#10;uJOH5aL3NsdU25Z/6bYPhYgQ9ikqKENoUil9XpJBP7ANcfRO1hkMUbpCaodthJtajpJkLA1WHBdK&#10;bGhdUn7ZX40CHCbr4+PHZefDpN1mm2O1C+O7Uu/9bjUDEagLr/B/+1srGH19wvN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9SqcxAAAANwAAAAPAAAAAAAAAAAA&#10;AAAAAKECAABkcnMvZG93bnJldi54bWxQSwUGAAAAAAQABAD5AAAAkgMAAAAA&#10;" strokecolor="#00b050" strokeweight=".5pt">
                  <v:stroke startarrow="oval" joinstyle="miter"/>
                </v:shape>
                <v:shape id="Straight Arrow Connector 254" o:spid="_x0000_s1063" type="#_x0000_t32" style="position:absolute;left:12028;top:6480;width:153;height:1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ImsUAAADcAAAADwAAAGRycy9kb3ducmV2LnhtbESPQWsCMRSE74X+h/AEbzXrokW2RrFi&#10;oVAUtIVeH5vXzdLNy5qk7uqvN0LB4zAz3zDzZW8bcSIfascKxqMMBHHpdM2Vgq/Pt6cZiBCRNTaO&#10;ScGZAiwXjw9zLLTreE+nQ6xEgnAoUIGJsS2kDKUhi2HkWuLk/ThvMSbpK6k9dgluG5ln2bO0WHNa&#10;MNjS2lD5e/izCr5fZ9PLdm38bmc3x7zT3ce5WSk1HPSrFxCR+ngP/7fftYJ8OoHbmXQE5O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eImsUAAADcAAAADwAAAAAAAAAA&#10;AAAAAAChAgAAZHJzL2Rvd25yZXYueG1sUEsFBgAAAAAEAAQA+QAAAJMDAAAAAA==&#10;" strokecolor="black [3213]" strokeweight=".5pt">
                  <v:stroke startarrow="oval" joinstyle="miter"/>
                </v:shape>
                <v:shape id="Text Box 240" o:spid="_x0000_s1064" type="#_x0000_t202" style="position:absolute;left:1740;width:6691;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McMYA&#10;AADcAAAADwAAAGRycy9kb3ducmV2LnhtbESPT2vCQBTE74V+h+UJXopuqmglukoR/xRvNdri7ZF9&#10;JqHZtyG7JvHbdwsFj8PM/IZZrDpTioZqV1hW8DqMQBCnVhecKTgl28EMhPPIGkvLpOBODlbL56cF&#10;xtq2/EnN0WciQNjFqCD3voqldGlOBt3QVsTBu9raoA+yzqSusQ1wU8pRFE2lwYLDQo4VrXNKf443&#10;o+Dykn0fXLc7t+PJuNrsm+TtSydK9Xvd+xyEp84/wv/tD61gNJnC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NMcMYAAADcAAAADwAAAAAAAAAAAAAAAACYAgAAZHJz&#10;L2Rvd25yZXYueG1sUEsFBgAAAAAEAAQA9QAAAIsDAAAAAA==&#10;" fillcolor="white [3201]" stroked="f" strokeweight=".5pt">
                  <v:textbox>
                    <w:txbxContent>
                      <w:p w:rsidR="005F2DC8" w:rsidRDefault="005F2DC8" w:rsidP="00EC7051">
                        <w:pPr>
                          <w:pStyle w:val="NormalWeb"/>
                          <w:spacing w:before="0" w:beforeAutospacing="0" w:after="160" w:afterAutospacing="0" w:line="252" w:lineRule="auto"/>
                        </w:pPr>
                        <w:r>
                          <w:rPr>
                            <w:rFonts w:eastAsia="SimSun"/>
                            <w:sz w:val="22"/>
                            <w:szCs w:val="22"/>
                          </w:rPr>
                          <w:t>Case 1</w:t>
                        </w:r>
                      </w:p>
                    </w:txbxContent>
                  </v:textbox>
                </v:shape>
                <v:oval id="Oval 261" o:spid="_x0000_s1065" style="position:absolute;left:596;top:762;width:709;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ywwMMA&#10;AADcAAAADwAAAGRycy9kb3ducmV2LnhtbESPQYvCMBSE7wv+h/AEb2uqiGg1iggFXfCwtd4fzbMN&#10;Ni+liVr315uFhT0OM/MNs972thEP6rxxrGAyTkAQl04brhQU5+xzAcIHZI2NY1LwIg/bzeBjjal2&#10;T/6mRx4qESHsU1RQh9CmUvqyJot+7Fri6F1dZzFE2VVSd/iMcNvIaZLMpUXDcaHGlvY1lbf8bhX8&#10;HLLChPsyXyTF1+00O2ZOmotSo2G/W4EI1If/8F/7oBVM5xP4PROP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ywwMMAAADcAAAADwAAAAAAAAAAAAAAAACYAgAAZHJzL2Rv&#10;d25yZXYueG1sUEsFBgAAAAAEAAQA9QAAAIgDAAAAAA==&#10;" fillcolor="#5b9bd5 [3204]" strokecolor="#1f4d78 [1604]" strokeweight="1pt">
                  <v:stroke joinstyle="miter"/>
                </v:oval>
                <v:oval id="Oval 262" o:spid="_x0000_s1066" style="position:absolute;left:330;top:3386;width:705;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kpsYA&#10;AADcAAAADwAAAGRycy9kb3ducmV2LnhtbESPQWvCQBSE7wX/w/KE3uqmKViJrlKUUgt6MBW8PrPP&#10;bNrs25DdJrG/visUehxm5htmsRpsLTpqfeVYweMkAUFcOF1xqeD48fowA+EDssbaMSm4kofVcnS3&#10;wEy7ng/U5aEUEcI+QwUmhCaT0heGLPqJa4ijd3GtxRBlW0rdYh/htpZpkkylxYrjgsGG1oaKr/zb&#10;KtieL9fnt72Z9Z/JT7fbnTh/3zwpdT8eXuYgAg3hP/zX3moF6TSF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HkpsYAAADcAAAADwAAAAAAAAAAAAAAAACYAgAAZHJz&#10;L2Rvd25yZXYueG1sUEsFBgAAAAAEAAQA9QAAAIsDAAAAAA==&#10;" fillcolor="red" strokecolor="#1f4d78 [1604]" strokeweight="1pt">
                  <v:stroke joinstyle="miter"/>
                </v:oval>
                <v:oval id="Oval 263" o:spid="_x0000_s1067" style="position:absolute;left:596;top:5204;width:819;height: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Mp48UA&#10;AADcAAAADwAAAGRycy9kb3ducmV2LnhtbESPT2vCQBTE7wW/w/IEb3VjCqlEVxFB0EOE+A+8PbKv&#10;SWj2bchuY/z2bqHQ4zAzv2GW68E0oqfO1ZYVzKYRCOLC6ppLBZfz7n0OwnlkjY1lUvAkB+vV6G2J&#10;qbYPzqk/+VIECLsUFVTet6mUrqjIoJvaljh4X7Yz6IPsSqk7fAS4aWQcRYk0WHNYqLClbUXF9+nH&#10;KLhmu318zM2gD3jYfGa3+5nLu1KT8bBZgPA0+P/wX3uvFcTJB/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ynjxQAAANwAAAAPAAAAAAAAAAAAAAAAAJgCAABkcnMv&#10;ZG93bnJldi54bWxQSwUGAAAAAAQABAD1AAAAigMAAAAA&#10;" fillcolor="#00b050" strokecolor="#1f4d78 [1604]" strokeweight="1pt">
                  <v:stroke joinstyle="miter"/>
                </v:oval>
                <v:oval id="Oval 264" o:spid="_x0000_s1068" style="position:absolute;left:336;top:7623;width:699;height: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1vOsUA&#10;AADcAAAADwAAAGRycy9kb3ducmV2LnhtbESPQWsCMRSE7wX/Q3iF3mq2IiJboxSxUFCU7nro8XXz&#10;urvdzUtIUl3/vREKHoeZ+YZZrAbTixP50FpW8DLOQBBXVrdcKziW789zECEia+wtk4ILBVgtRw8L&#10;zLU98yediliLBOGQo4ImRpdLGaqGDIaxdcTJ+7HeYEzS11J7PCe46eUky2bSYMtpoUFH64aqrvgz&#10;Csptt9vuv/zGxm66nh++XfmLTqmnx+HtFUSkId7D/+0PrWAym8L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PW86xQAAANwAAAAPAAAAAAAAAAAAAAAAAJgCAABkcnMv&#10;ZG93bnJldi54bWxQSwUGAAAAAAQABAD1AAAAigMAAAAA&#10;" fillcolor="black [3213]" strokecolor="#1f4d78 [1604]" strokeweight="1pt">
                  <v:stroke joinstyle="miter"/>
                </v:oval>
                <v:shape id="Text Box 240" o:spid="_x0000_s1069" type="#_x0000_t202" style="position:absolute;left:1740;top:4145;width:6681;height:2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YusYA&#10;AADcAAAADwAAAGRycy9kb3ducmV2LnhtbESPT2vCQBTE74V+h+UJXopuqmglukoR/xRvNdri7ZF9&#10;JqHZtyG7JvHbdwsFj8PM/IZZrDpTioZqV1hW8DqMQBCnVhecKTgl28EMhPPIGkvLpOBODlbL56cF&#10;xtq2/EnN0WciQNjFqCD3voqldGlOBt3QVsTBu9raoA+yzqSusQ1wU8pRFE2lwYLDQo4VrXNKf443&#10;o+Dykn0fXLc7t+PJuNrsm+TtSydK9Xvd+xyEp84/wv/tD61gNJ3A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0YusYAAADcAAAADwAAAAAAAAAAAAAAAACYAgAAZHJz&#10;L2Rvd25yZXYueG1sUEsFBgAAAAAEAAQA9QAAAIsDAAAAAA==&#10;" fillcolor="white [3201]" stroked="f" strokeweight=".5pt">
                  <v:textbox>
                    <w:txbxContent>
                      <w:p w:rsidR="005F2DC8" w:rsidRDefault="005F2DC8" w:rsidP="00213465">
                        <w:pPr>
                          <w:pStyle w:val="NormalWeb"/>
                          <w:spacing w:before="0" w:beforeAutospacing="0" w:after="160" w:afterAutospacing="0" w:line="252" w:lineRule="auto"/>
                        </w:pPr>
                        <w:r>
                          <w:rPr>
                            <w:rFonts w:eastAsia="SimSun"/>
                            <w:sz w:val="22"/>
                            <w:szCs w:val="22"/>
                          </w:rPr>
                          <w:t>Case 3</w:t>
                        </w:r>
                      </w:p>
                    </w:txbxContent>
                  </v:textbox>
                </v:shape>
                <w10:anchorlock/>
              </v:group>
            </w:pict>
          </mc:Fallback>
        </mc:AlternateContent>
      </w:r>
    </w:p>
    <w:p w14:paraId="3C284D23" w14:textId="77777777" w:rsidR="00213465" w:rsidRPr="003E2F32" w:rsidRDefault="00213465" w:rsidP="00531352">
      <w:pPr>
        <w:pStyle w:val="ListParagraph"/>
        <w:spacing w:after="0" w:line="240" w:lineRule="auto"/>
        <w:rPr>
          <w:rFonts w:ascii="Calibri" w:eastAsia="Times New Roman" w:hAnsi="Calibri" w:cs="Calibri"/>
          <w:color w:val="000000"/>
        </w:rPr>
      </w:pPr>
    </w:p>
    <w:p w14:paraId="7124039D" w14:textId="77777777" w:rsidR="003E2F32" w:rsidRDefault="003E2F32" w:rsidP="003E2F32">
      <w:pPr>
        <w:spacing w:after="0" w:line="240" w:lineRule="auto"/>
        <w:rPr>
          <w:rFonts w:ascii="Calibri" w:eastAsia="Times New Roman" w:hAnsi="Calibri" w:cs="Calibri"/>
          <w:color w:val="000000"/>
        </w:rPr>
      </w:pPr>
    </w:p>
    <w:p w14:paraId="0DAB9E51" w14:textId="77777777" w:rsidR="00863167" w:rsidRDefault="00913168" w:rsidP="00D01B56">
      <w:pPr>
        <w:pStyle w:val="Heading1"/>
      </w:pPr>
      <w:r>
        <w:t>Case 1</w:t>
      </w:r>
      <w:r w:rsidR="00D01B56">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X</m:t>
        </m:r>
        <m:r>
          <m:rPr>
            <m:sty m:val="b"/>
          </m:rPr>
          <w:rPr>
            <w:rFonts w:ascii="Cambria Math" w:hAnsi="Cambria Math"/>
          </w:rPr>
          <m:t>&lt;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oMath>
      <w:r w:rsidR="00D01B56" w:rsidRPr="00625CA1">
        <w:t xml:space="preserve"> and  </w:t>
      </w:r>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rsidR="00D01B56">
        <w:t xml:space="preserve">  </w:t>
      </w:r>
    </w:p>
    <w:p w14:paraId="0BE53BB5" w14:textId="77777777" w:rsidR="00D01B56" w:rsidRPr="00C91975" w:rsidRDefault="00D01B56" w:rsidP="00D01B56">
      <w:r>
        <w:t xml:space="preserve">The case 1 is </w:t>
      </w:r>
      <w:r w:rsidR="00C91975">
        <w:t xml:space="preserve">a </w:t>
      </w:r>
      <w:r>
        <w:t>general</w:t>
      </w:r>
      <w:r w:rsidR="00C91975">
        <w:t xml:space="preserve"> case wrt t</w:t>
      </w:r>
      <w:r>
        <w:t xml:space="preserve">he four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sidR="00C91975">
        <w:rPr>
          <w:color w:val="FF0000"/>
        </w:rPr>
        <w:t xml:space="preserve"> </w:t>
      </w:r>
      <w:r w:rsidR="00C91975"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ij</m:t>
            </m:r>
          </m:sub>
        </m:sSub>
      </m:oMath>
      <w:r w:rsidR="00C91975" w:rsidRPr="00C91975">
        <w:rPr>
          <w:i/>
          <w:iCs/>
          <w:color w:val="FF0000"/>
        </w:rPr>
        <w:t xml:space="preserve"> (i</w:t>
      </w:r>
      <w:r w:rsidR="00C91975">
        <w:rPr>
          <w:i/>
          <w:iCs/>
          <w:color w:val="FF0000"/>
        </w:rPr>
        <w:t xml:space="preserve"> </w:t>
      </w:r>
      <w:r w:rsidR="00C91975" w:rsidRPr="00C91975">
        <w:rPr>
          <w:i/>
          <w:iCs/>
          <w:color w:val="FF0000"/>
        </w:rPr>
        <w:t>,j=1,2)</w:t>
      </w:r>
      <w:r w:rsidR="00C91975">
        <w:rPr>
          <w:iCs/>
        </w:rPr>
        <w:t xml:space="preserve">have been determined priory shown in Fig 3. </w:t>
      </w:r>
    </w:p>
    <w:commentRangeStart w:id="0"/>
    <w:p w14:paraId="74303DA8" w14:textId="77777777" w:rsidR="00D01B56" w:rsidRDefault="00D01B56" w:rsidP="00D01B56">
      <w:r>
        <w:rPr>
          <w:noProof/>
        </w:rPr>
        <mc:AlternateContent>
          <mc:Choice Requires="wpc">
            <w:drawing>
              <wp:inline distT="0" distB="0" distL="0" distR="0" wp14:anchorId="1EEFE01C" wp14:editId="73754F63">
                <wp:extent cx="9144000" cy="3016353"/>
                <wp:effectExtent l="0" t="0" r="19050" b="12700"/>
                <wp:docPr id="170" name="Canvas 1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162" name="Text Box 162"/>
                        <wps:cNvSpPr txBox="1"/>
                        <wps:spPr>
                          <a:xfrm rot="5400000" flipH="1" flipV="1">
                            <a:off x="229970" y="491561"/>
                            <a:ext cx="1418365"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1796E" w14:textId="77777777" w:rsidR="005F2DC8" w:rsidRPr="00C91975" w:rsidRDefault="005F2DC8" w:rsidP="00D01B56">
                              <w:pPr>
                                <w:spacing w:after="0" w:line="240" w:lineRule="auto"/>
                              </w:pPr>
                              <w:r w:rsidRPr="00C91975">
                                <w:t>Latitude (North,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55AA1" w14:textId="77777777" w:rsidR="005F2DC8" w:rsidRPr="00E44F24" w:rsidRDefault="005F2DC8"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55BEF1" w14:textId="77777777" w:rsidR="005F2DC8" w:rsidRDefault="005F2DC8" w:rsidP="00D01B56">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273A4" w14:textId="77777777" w:rsidR="005F2DC8" w:rsidRPr="00901682" w:rsidRDefault="005F2DC8"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Text Box 25"/>
                        <wps:cNvSpPr txBox="1"/>
                        <wps:spPr>
                          <a:xfrm>
                            <a:off x="3171066" y="228012"/>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0673D3" w14:textId="77777777" w:rsidR="005F2DC8" w:rsidRPr="00901682" w:rsidRDefault="00C376A2"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Text Box 25"/>
                        <wps:cNvSpPr txBox="1"/>
                        <wps:spPr>
                          <a:xfrm>
                            <a:off x="3151610" y="129853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8C626" w14:textId="77777777" w:rsidR="005F2DC8" w:rsidRDefault="00C376A2"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25"/>
                        <wps:cNvSpPr txBox="1"/>
                        <wps:spPr>
                          <a:xfrm>
                            <a:off x="3207730" y="619444"/>
                            <a:ext cx="961499" cy="3170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0629B" w14:textId="77777777" w:rsidR="005F2DC8" w:rsidRPr="00901682" w:rsidRDefault="005F2DC8"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P, Case 1</w:t>
                              </w:r>
                            </w:p>
                            <w:p w14:paraId="2473D70F" w14:textId="77777777" w:rsidR="005F2DC8" w:rsidRDefault="005F2DC8" w:rsidP="00D01B56">
                              <w:pPr>
                                <w:pStyle w:val="NormalWeb"/>
                                <w:spacing w:before="0" w:beforeAutospacing="0" w:after="160" w:afterAutospacing="0" w:line="256" w:lineRule="auto"/>
                              </w:pPr>
                              <w:r>
                                <w:rPr>
                                  <w:rFonts w:eastAsia="SimSun"/>
                                  <w:sz w:val="22"/>
                                  <w:szCs w:val="22"/>
                                </w:rPr>
                                <w:t> </w:t>
                              </w:r>
                            </w:p>
                            <w:p w14:paraId="0B0E32F1" w14:textId="77777777"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Text Box 25"/>
                        <wps:cNvSpPr txBox="1"/>
                        <wps:spPr>
                          <a:xfrm>
                            <a:off x="4685363" y="1075603"/>
                            <a:ext cx="33583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8CAF2" w14:textId="77777777" w:rsidR="005F2DC8" w:rsidRDefault="00C376A2"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14:paraId="7BEE6D64" w14:textId="77777777" w:rsidR="005F2DC8" w:rsidRDefault="005F2DC8" w:rsidP="00D01B56">
                              <w:pPr>
                                <w:pStyle w:val="NormalWeb"/>
                                <w:spacing w:before="0" w:beforeAutospacing="0" w:after="160" w:afterAutospacing="0" w:line="254" w:lineRule="auto"/>
                              </w:pPr>
                              <w:r>
                                <w:rPr>
                                  <w:rFonts w:eastAsia="SimSun"/>
                                  <w:sz w:val="22"/>
                                  <w:szCs w:val="22"/>
                                </w:rPr>
                                <w:t> </w:t>
                              </w:r>
                            </w:p>
                            <w:p w14:paraId="04E7A079" w14:textId="77777777" w:rsidR="005F2DC8" w:rsidRDefault="005F2DC8" w:rsidP="00D01B56">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6" name="Text Box 25"/>
                        <wps:cNvSpPr txBox="1"/>
                        <wps:spPr>
                          <a:xfrm>
                            <a:off x="2047222" y="1104027"/>
                            <a:ext cx="3349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B1A090" w14:textId="77777777" w:rsidR="005F2DC8" w:rsidRDefault="00C376A2"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14:paraId="4A698EC0" w14:textId="77777777" w:rsidR="005F2DC8" w:rsidRDefault="005F2DC8" w:rsidP="00D01B56">
                              <w:pPr>
                                <w:pStyle w:val="NormalWeb"/>
                                <w:spacing w:before="0" w:beforeAutospacing="0" w:after="160" w:afterAutospacing="0" w:line="256" w:lineRule="auto"/>
                              </w:pPr>
                              <w:r>
                                <w:rPr>
                                  <w:rFonts w:eastAsia="SimSun"/>
                                  <w:sz w:val="22"/>
                                  <w:szCs w:val="22"/>
                                </w:rPr>
                                <w:t> </w:t>
                              </w:r>
                            </w:p>
                            <w:p w14:paraId="4E963ECE" w14:textId="77777777"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D2FBFC" w14:textId="77777777" w:rsidR="005F2DC8" w:rsidRPr="00901682" w:rsidRDefault="00C376A2"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2D4A5D" w14:textId="77777777"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7446FE" w14:textId="77777777" w:rsidR="005F2DC8" w:rsidRPr="00901682" w:rsidRDefault="00C376A2"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Straight Connector 140"/>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41" name="Straight Connector 141"/>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43" name="Straight Connector 143"/>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44" name="Straight Connector 144"/>
                        <wps:cNvCnPr/>
                        <wps:spPr>
                          <a:xfrm flipH="1">
                            <a:off x="1211181" y="1342759"/>
                            <a:ext cx="3941126" cy="33838"/>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5" name="Straight Connector 145"/>
                        <wps:cNvCnPr/>
                        <wps:spPr>
                          <a:xfrm flipH="1">
                            <a:off x="1218189" y="468859"/>
                            <a:ext cx="4078268" cy="37327"/>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46" name="Oval 146"/>
                        <wps:cNvSpPr/>
                        <wps:spPr>
                          <a:xfrm>
                            <a:off x="2066677" y="456884"/>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2066677" y="1306321"/>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4685363" y="434549"/>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9" name="Oval 149"/>
                        <wps:cNvSpPr/>
                        <wps:spPr>
                          <a:xfrm>
                            <a:off x="4693146" y="1315048"/>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Text Box 25"/>
                        <wps:cNvSpPr txBox="1"/>
                        <wps:spPr>
                          <a:xfrm>
                            <a:off x="1757598" y="1741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B4986" w14:textId="77777777" w:rsidR="005F2DC8" w:rsidRPr="006F016C" w:rsidRDefault="005F2DC8"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14:paraId="15A065E2" w14:textId="77777777" w:rsidR="005F2DC8" w:rsidRDefault="005F2DC8" w:rsidP="00D01B56"/>
                            <w:p w14:paraId="45715E87" w14:textId="77777777" w:rsidR="005F2DC8" w:rsidRDefault="005F2DC8" w:rsidP="00D01B56">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5"/>
                        <wps:cNvSpPr txBox="1"/>
                        <wps:spPr>
                          <a:xfrm>
                            <a:off x="3793635" y="1420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D604C" w14:textId="77777777" w:rsidR="005F2DC8" w:rsidRDefault="005F2DC8"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14:paraId="4B94041F" w14:textId="77777777" w:rsidR="005F2DC8" w:rsidRDefault="005F2DC8" w:rsidP="00D01B56">
                              <w:pPr>
                                <w:pStyle w:val="NormalWeb"/>
                                <w:spacing w:before="0" w:beforeAutospacing="0" w:after="160" w:afterAutospacing="0" w:line="256" w:lineRule="auto"/>
                              </w:pPr>
                              <w:r>
                                <w:rPr>
                                  <w:rFonts w:eastAsia="SimSun"/>
                                  <w:sz w:val="22"/>
                                  <w:szCs w:val="22"/>
                                </w:rPr>
                                <w:t> </w:t>
                              </w:r>
                            </w:p>
                            <w:p w14:paraId="086F022A" w14:textId="77777777" w:rsidR="005F2DC8" w:rsidRDefault="005F2DC8" w:rsidP="00D01B56">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Oval 152"/>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53"/>
                        <wps:cNvSpPr/>
                        <wps:spPr>
                          <a:xfrm flipH="1" flipV="1">
                            <a:off x="3224060" y="1315048"/>
                            <a:ext cx="71272"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156" name="Text Box 25"/>
                        <wps:cNvSpPr txBox="1"/>
                        <wps:spPr>
                          <a:xfrm>
                            <a:off x="914831" y="353523"/>
                            <a:ext cx="2852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AC24F" w14:textId="77777777" w:rsidR="005F2DC8" w:rsidRDefault="00C376A2"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Text Box 25"/>
                        <wps:cNvSpPr txBox="1"/>
                        <wps:spPr>
                          <a:xfrm>
                            <a:off x="903470" y="1263179"/>
                            <a:ext cx="288612"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415618" w14:textId="77777777" w:rsidR="005F2DC8" w:rsidRDefault="00C376A2"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Isosceles Triangle 158"/>
                        <wps:cNvSpPr/>
                        <wps:spPr>
                          <a:xfrm>
                            <a:off x="3191423" y="805123"/>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9" name="Picture 159"/>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160" name="Straight Connector 160"/>
                        <wps:cNvCnPr/>
                        <wps:spPr>
                          <a:xfrm flipH="1">
                            <a:off x="1192082" y="87414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161" name="Text Box 25"/>
                        <wps:cNvSpPr txBox="1"/>
                        <wps:spPr>
                          <a:xfrm>
                            <a:off x="945860" y="723058"/>
                            <a:ext cx="222464"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FAC4D5" w14:textId="77777777" w:rsidR="005F2DC8" w:rsidRDefault="005F2DC8"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EA0524" w14:textId="77777777" w:rsidR="005F2DC8" w:rsidRDefault="005F2DC8"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29B05C" id="Canvas 170" o:spid="_x0000_s1070"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">
                <v:shape id="_x0000_s1071" type="#_x0000_t75" style="position:absolute;width:91440;height:30162;visibility:visible;mso-wrap-style:square" stroked="t" strokecolor="#00b050" strokeweight=".5pt">
                  <v:fill o:detectmouseclick="t"/>
                  <v:stroke dashstyle="longDashDot"/>
                  <v:path o:connecttype="none"/>
                </v:shape>
                <v:shape id="Text Box 162" o:spid="_x0000_s1072" type="#_x0000_t202" style="position:absolute;left:2299;top:4916;width:14183;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BV4MAA&#10;AADcAAAADwAAAGRycy9kb3ducmV2LnhtbERPTYvCMBC9L/gfwgh7W1MVilajiCAs6GW1hx6HZkyr&#10;zaQ2We3+e7MgeJvH+5zlureNuFPna8cKxqMEBHHpdM1GQX7afc1A+ICssXFMCv7Iw3o1+Fhipt2D&#10;f+h+DEbEEPYZKqhCaDMpfVmRRT9yLXHkzq6zGCLsjNQdPmK4beQkSVJpsebYUGFL24rK6/HXKiik&#10;2evCFLlPdnM5n3J6uNQ3pT6H/WYBIlAf3uKX+1vH+ekE/p+JF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BV4MAAAADcAAAADwAAAAAAAAAAAAAAAACYAgAAZHJzL2Rvd25y&#10;ZXYueG1sUEsFBgAAAAAEAAQA9QAAAIUDAAAAAA==&#10;" fillcolor="white [3201]" stroked="f" strokeweight=".5pt">
                  <v:textbox>
                    <w:txbxContent>
                      <w:p w:rsidR="005F2DC8" w:rsidRPr="00C91975" w:rsidRDefault="005F2DC8" w:rsidP="00D01B56">
                        <w:pPr>
                          <w:spacing w:after="0" w:line="240" w:lineRule="auto"/>
                        </w:pPr>
                        <w:r w:rsidRPr="00C91975">
                          <w:t>Latitude (North, N)</w:t>
                        </w:r>
                      </w:p>
                    </w:txbxContent>
                  </v:textbox>
                </v:shape>
                <v:shape id="Text Box 45" o:spid="_x0000_s1073"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cIA&#10;AADcAAAADwAAAGRycy9kb3ducmV2LnhtbERPTWvCQBC9F/wPywi91Y0phCZ1FREChfZi6iHHITvd&#10;RLOzMbvV9N93BcHbPN7nrDaT7cWFRt85VrBcJCCIG6c7NgoO3+XLGwgfkDX2jknBH3nYrGdPKyy0&#10;u/KeLlUwIoawL1BBG8JQSOmbliz6hRuII/fjRoshwtFIPeI1httepkmSSYsdx4YWB9q11JyqX6ug&#10;luZT16Y++KTMZf7K2dexOyv1PJ+27yACTeEhvrs/dJyf5nB7Jl4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n5RwgAAANwAAAAPAAAAAAAAAAAAAAAAAJgCAABkcnMvZG93&#10;bnJldi54bWxQSwUGAAAAAAQABAD1AAAAhwMAAAAA&#10;" fillcolor="white [3201]" stroked="f" strokeweight=".5pt">
                  <v:textbox>
                    <w:txbxContent>
                      <w:p w:rsidR="005F2DC8" w:rsidRPr="00E44F24" w:rsidRDefault="005F2DC8" w:rsidP="00D01B56">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074"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z1Q8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4Ms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lc9UPHAAAA3AAAAA8AAAAAAAAAAAAAAAAAmAIAAGRy&#10;cy9kb3ducmV2LnhtbFBLBQYAAAAABAAEAPUAAACMAwAAAAA=&#10;" fillcolor="white [3201]" stroked="f" strokeweight=".5pt">
                  <v:textbox>
                    <w:txbxContent>
                      <w:p w:rsidR="005F2DC8" w:rsidRDefault="005F2DC8" w:rsidP="00D01B56">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075"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Q2MQA&#10;AADcAAAADwAAAGRycy9kb3ducmV2LnhtbERPS2vCQBC+C/6HZYReRDc2tJXoKqX0Id402uJtyI5J&#10;MDsbstsk/fduQfA2H99zluveVKKlxpWWFcymEQjizOqScwWH9GMyB+E8ssbKMin4Iwfr1XCwxETb&#10;jnfU7n0uQgi7BBUU3teJlC4ryKCb2po4cGfbGPQBNrnUDXYh3FTyMY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QUNj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076" type="#_x0000_t202" style="position:absolute;left:31710;top:2280;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Or8QA&#10;AADcAAAADwAAAGRycy9kb3ducmV2LnhtbERPS2vCQBC+C/6HZYReRDc1tJXoKqX0Id402uJtyI5J&#10;MDsbstsk/fduQfA2H99zluveVKKlxpWWFTxOIxDEmdUl5woO6cdkDsJ5ZI2VZVLwRw7Wq+FgiYm2&#10;He+o3ftchBB2CSoovK8TKV1WkEE3tTVx4M62MegDbHKpG+xCuKnkLIqepcGSQ0OBNb0VlF32v0bB&#10;aZz/bF3/eezip7h+/2rTl2+dKvUw6l8XIDz1/i6+uTc6zI9n8P9MuE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zq/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4" w:lineRule="auto"/>
                          <w:rPr>
                            <w:color w:val="00B050"/>
                          </w:rPr>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2</m:t>
                                </m:r>
                              </m:sub>
                            </m:sSub>
                          </m:oMath>
                        </m:oMathPara>
                      </w:p>
                    </w:txbxContent>
                  </v:textbox>
                </v:shape>
                <v:shape id="Text Box 25" o:spid="_x0000_s1077" type="#_x0000_t202" style="position:absolute;left:31516;top:1298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5rNMQA&#10;AADcAAAADwAAAGRycy9kb3ducmV2LnhtbERPTWvCQBC9F/oflil4KbqpwSqpq0jRKt5q1NLbkJ0m&#10;wexsyG6T+O9dodDbPN7nzJe9qURLjSstK3gZRSCIM6tLzhUc081wBsJ5ZI2VZVJwJQfLxePDHBNt&#10;O/6k9uBzEULYJaig8L5OpHRZQQbdyNbEgfuxjUEfYJNL3WAXwk0lx1H0Kg2WHBoKrOm9oOxy+DUK&#10;vp/zr73rP05dPInr9bZNp2edKjV46ldvIDz1/l/8597pMD+O4f5Mu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OazT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color w:val="00B050"/>
                                    <w:sz w:val="22"/>
                                    <w:szCs w:val="22"/>
                                  </w:rPr>
                                </m:ctrlPr>
                              </m:sSubPr>
                              <m:e>
                                <m:r>
                                  <w:rPr>
                                    <w:rFonts w:ascii="Cambria Math" w:eastAsia="SimSun" w:hAnsi="Cambria Math"/>
                                    <w:color w:val="00B050"/>
                                    <w:sz w:val="22"/>
                                    <w:szCs w:val="22"/>
                                  </w:rPr>
                                  <m:t>R</m:t>
                                </m:r>
                              </m:e>
                              <m:sub>
                                <m:r>
                                  <w:rPr>
                                    <w:rFonts w:ascii="Cambria Math" w:eastAsia="SimSun" w:hAnsi="Cambria Math"/>
                                    <w:color w:val="00B050"/>
                                    <w:sz w:val="22"/>
                                    <w:szCs w:val="22"/>
                                  </w:rPr>
                                  <m:t>1</m:t>
                                </m:r>
                              </m:sub>
                            </m:sSub>
                          </m:oMath>
                        </m:oMathPara>
                      </w:p>
                    </w:txbxContent>
                  </v:textbox>
                </v:shape>
                <v:shape id="Text Box 25" o:spid="_x0000_s1078" type="#_x0000_t202" style="position:absolute;left:32077;top:6194;width:9615;height:31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fzQMQA&#10;AADcAAAADwAAAGRycy9kb3ducmV2LnhtbERPTWvCQBC9F/wPyxS8FN20qVpSVynFqnjTqKW3ITtN&#10;gtnZkN0m8d+7hUJv83ifM1/2phItNa60rOBxHIEgzqwuOVdwTD9GLyCcR9ZYWSYFV3KwXAzu5pho&#10;2/Ge2oPPRQhhl6CCwvs6kdJlBRl0Y1sTB+7bNgZ9gE0udYNdCDeVfIqiqTRYcmgosKb3grLL4cco&#10;+HrIP3euX5+6eBLXq02bzs46VWp437+9gvDU+3/xn3urw/z4G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n80D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00B050"/>
                          </w:rPr>
                        </w:pPr>
                        <w:r>
                          <w:rPr>
                            <w:rFonts w:asciiTheme="minorHAnsi" w:hAnsiTheme="minorHAnsi" w:cstheme="minorBidi"/>
                            <w:iCs/>
                            <w:color w:val="00B050"/>
                            <w:sz w:val="22"/>
                            <w:szCs w:val="22"/>
                          </w:rPr>
                          <w:t>P, Case 1</w:t>
                        </w:r>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shape id="Text Box 25" o:spid="_x0000_s1079" type="#_x0000_t202" style="position:absolute;left:46853;top:10756;width:335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W28QA&#10;AADcAAAADwAAAGRycy9kb3ducmV2LnhtbERPTWvCQBC9C/0PyxS8FN3UYCvRVYpoW7xptMXbkJ0m&#10;odnZkF2T+O/dQsHbPN7nLFa9qURLjSstK3geRyCIM6tLzhUc0+1oBsJ5ZI2VZVJwJQer5cNggYm2&#10;He+pPfhchBB2CSoovK8TKV1WkEE3tjVx4H5sY9AH2ORSN9iFcFPJSRS9SIMlh4YCa1oXlP0eLkbB&#10;+Sn/3rn+/dTF07jefLTp65dOlRo+9m9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rVtv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12</m:t>
                                </m:r>
                              </m:sub>
                            </m:sSub>
                          </m:oMath>
                        </m:oMathPara>
                      </w:p>
                      <w:p w:rsidR="005F2DC8" w:rsidRDefault="005F2DC8" w:rsidP="00D01B56">
                        <w:pPr>
                          <w:pStyle w:val="NormalWeb"/>
                          <w:spacing w:before="0" w:beforeAutospacing="0" w:after="160" w:afterAutospacing="0" w:line="254" w:lineRule="auto"/>
                        </w:pPr>
                        <w:r>
                          <w:rPr>
                            <w:rFonts w:eastAsia="SimSun"/>
                            <w:sz w:val="22"/>
                            <w:szCs w:val="22"/>
                          </w:rPr>
                          <w:t> </w:t>
                        </w:r>
                      </w:p>
                      <w:p w:rsidR="005F2DC8" w:rsidRDefault="005F2DC8" w:rsidP="00D01B56">
                        <w:pPr>
                          <w:pStyle w:val="NormalWeb"/>
                          <w:spacing w:before="0" w:beforeAutospacing="0" w:after="160" w:afterAutospacing="0" w:line="252" w:lineRule="auto"/>
                        </w:pPr>
                        <w:r>
                          <w:rPr>
                            <w:rFonts w:eastAsia="SimSun"/>
                          </w:rPr>
                          <w:t>,</w:t>
                        </w:r>
                      </w:p>
                    </w:txbxContent>
                  </v:textbox>
                </v:shape>
                <v:shape id="Text Box 25" o:spid="_x0000_s1080" type="#_x0000_t202" style="position:absolute;left:20472;top:11040;width:3349;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IrMQA&#10;AADcAAAADwAAAGRycy9kb3ducmV2LnhtbERPTWvCQBC9F/wPywi9FN3YUCvRVaS0WrzVaIu3ITsm&#10;wexsyG6T+O/dQsHbPN7nLFa9qURLjSstK5iMIxDEmdUl5woO6cdoBsJ5ZI2VZVJwJQer5eBhgYm2&#10;HX9Ru/e5CCHsElRQeF8nUrqsIINubGviwJ1tY9AH2ORSN9iFcFPJ5yiaSoMlh4YCa3orKLvsf42C&#10;01P+s3P95tjFL3H9vm3T12+dKvU47NdzEJ56fxf/uz91mB9P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5yKz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11</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shape id="Text Box 25" o:spid="_x0000_s1081"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tN8QA&#10;AADcAAAADwAAAGRycy9kb3ducmV2LnhtbERPS2vCQBC+F/wPywheim7aUJXUVaTUB73VtIq3ITtN&#10;gtnZkF2T+O/dQqG3+fies1j1phItNa60rOBpEoEgzqwuOVfwlW7GcxDOI2usLJOCGzlYLQcPC0y0&#10;7fiT2oPPRQhhl6CCwvs6kdJlBRl0E1sTB+7HNgZ9gE0udYNdCDeVfI6iqTRYcmgosKa3grLL4WoU&#10;nB/z04frt99d/BLX77s2nR11qtRo2K9fQXjq/b/4z73XYX48g99nwgV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1bTfEAAAA3AAAAA8AAAAAAAAAAAAAAAAAmAIAAGRycy9k&#10;b3ducmV2LnhtbFBLBQYAAAAABAAEAPUAAACJ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082"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r5RccA&#10;AADcAAAADwAAAGRycy9kb3ducmV2LnhtbESPS2vDQAyE74H8h0WFXkKzTk2T4mYTQumL3hr3QW/C&#10;q9omXq3xbm3n30eHQG4SM5r5tN6OrlE9daH2bGAxT0ARF97WXBr4zJ9v7kGFiGyx8UwGjhRgu5lO&#10;1phZP/AH9ftYKgnhkKGBKsY20zoUFTkMc98Si/bnO4dR1q7UtsNBwl2jb5NkqR3WLA0VtvRYUXHY&#10;/zsDv7Py5z2ML19Depe2T699vvq2uTHXV+PuAVSkMV7M5+s3K/ip0MozMoHen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q+UXHAAAA3AAAAA8AAAAAAAAAAAAAAAAAmAIAAGRy&#10;cy9kb3ducmV2LnhtbFBLBQYAAAAABAAEAPUAAACMAwAAAAA=&#10;" fillcolor="white [3201]" stroked="f" strokeweight=".5pt">
                  <v:textbox>
                    <w:txbxContent>
                      <w:p w:rsidR="005F2DC8" w:rsidRPr="00901682" w:rsidRDefault="005F2DC8" w:rsidP="00D01B56">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1 Normal</m:t>
                            </m:r>
                          </m:oMath>
                        </m:oMathPara>
                      </w:p>
                    </w:txbxContent>
                  </v:textbox>
                </v:shape>
                <v:shape id="Text Box 139" o:spid="_x0000_s1083"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c3sQA&#10;AADcAAAADwAAAGRycy9kb3ducmV2LnhtbERPTWvCQBC9F/wPyxS8FN20oWpTVynFqnjTqKW3ITtN&#10;gtnZkN0m8d+7hUJv83ifM1/2phItNa60rOBxHIEgzqwuOVdwTD9GMxDOI2usLJOCKzlYLgZ3c0y0&#10;7XhP7cHnIoSwS1BB4X2dSOmyggy6sa2JA/dtG4M+wCaXusEuhJtKPkXRRBosOTQUWNN7Qdnl8GMU&#10;fD3knzvXr09d/BzXq02bTs86VWp437+9gvDU+3/xn3urw/z4BX6fC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mXN7EAAAA3AAAAA8AAAAAAAAAAAAAAAAAmAIAAGRycy9k&#10;b3ducmV2LnhtbFBLBQYAAAAABAAEAPUAAACJAwAAAAA=&#10;" fillcolor="white [3201]" stroked="f" strokeweight=".5pt">
                  <v:textbox>
                    <w:txbxContent>
                      <w:p w:rsidR="005F2DC8" w:rsidRPr="00901682" w:rsidRDefault="005F2DC8" w:rsidP="00D01B56">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40" o:spid="_x0000_s1084"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mTcIAAADcAAAADwAAAGRycy9kb3ducmV2LnhtbESPQU/DMAyF70j7D5GRdmMpaKpQWTZt&#10;0ya4MuBuNaap1jhRE9rw7+cDEjdb7/m9z5td8YOaaEx9YAOPqwoUcRtsz52Bz4/zwzOolJEtDoHJ&#10;wC8l2G0XdxtsbJj5naZL7pSEcGrQgMs5Nlqn1pHHtAqRWLTvMHrMso6dtiPOEu4H/VRVtfbYszQ4&#10;jHR01F4vP95AXVx8LdX6Op39qT/M9RBP9Zcxy/uyfwGVqeR/89/1mxX8teDLMzKB3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KamTcIAAADcAAAADwAAAAAAAAAAAAAA&#10;AAChAgAAZHJzL2Rvd25yZXYueG1sUEsFBgAAAAAEAAQA+QAAAJADAAAAAA==&#10;" strokecolor="#33f" strokeweight="1pt">
                  <v:stroke startarrow="block" joinstyle="miter"/>
                </v:line>
                <v:line id="Straight Connector 141" o:spid="_x0000_s1085"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Q+6cAAAADcAAAADwAAAGRycy9kb3ducmV2LnhtbERPTYvCMBC9C/6HMMLeNK0rItUoIsqq&#10;N6sXb0MzttVmUpqo9d9vBMHbPN7nzBatqcSDGldaVhAPIhDEmdUl5wpOx01/AsJ5ZI2VZVLwIgeL&#10;ebczw0TbJx/okfpchBB2CSoovK8TKV1WkEE3sDVx4C62MegDbHKpG3yGcFPJYRSNpcGSQ0OBNa0K&#10;ym7p3ShY7jfH/fjFa8nb+Le+prv8735W6qfXLqcgPLX+K/64tzrMH8XwfiZc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kPunAAAAA3AAAAA8AAAAAAAAAAAAAAAAA&#10;oQIAAGRycy9kb3ducmV2LnhtbFBLBQYAAAAABAAEAPkAAACOAwAAAAA=&#10;" strokecolor="black [3213]" strokeweight=".5pt">
                  <v:stroke dashstyle="dash" joinstyle="miter"/>
                </v:line>
                <v:line id="Straight Connector 142" o:spid="_x0000_s1086"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gnsIAAADcAAAADwAAAGRycy9kb3ducmV2LnhtbERPTWvCQBC9F/oflin0VjemRSR1DUGU&#10;pt6MXrwN2WkSzc6G7JrEf98tFLzN433OKp1MKwbqXWNZwXwWgSAurW64UnA67t6WIJxH1thaJgV3&#10;cpCun59WmGg78oGGwlcihLBLUEHtfZdI6cqaDLqZ7YgD92N7gz7AvpK6xzGEm1bGUbSQBhsODTV2&#10;tKmpvBY3oyDb7477xZ23kvP5e3cpvquv21mp15cp+wThafIP8b8712H+Rwx/z4QL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ragnsIAAADcAAAADwAAAAAAAAAAAAAA&#10;AAChAgAAZHJzL2Rvd25yZXYueG1sUEsFBgAAAAAEAAQA+QAAAJADAAAAAA==&#10;" strokecolor="black [3213]" strokeweight=".5pt">
                  <v:stroke dashstyle="dash" joinstyle="miter"/>
                </v:line>
                <v:line id="Straight Connector 143" o:spid="_x0000_s1087"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UozcMAAADcAAAADwAAAGRycy9kb3ducmV2LnhtbERP22rCQBB9L/QflhH6ZjZam5bUVYqg&#10;FqoBYz9gyE6T0OxsyK5J/Hu3IPRtDuc6y/VoGtFT52rLCmZRDIK4sLrmUsH3eTt9A+E8ssbGMim4&#10;koP16vFhiam2A5+oz30pQgi7FBVU3replK6oyKCLbEscuB/bGfQBdqXUHQ4h3DRyHseJNFhzaKiw&#10;pU1FxW9+MQpk/Xpo98Nx5y9fSS9fNpnZnzOlnibjxzsIT6P/F9/dnzrMXzzD3zPhArm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FKM3DAAAA3AAAAA8AAAAAAAAAAAAA&#10;AAAAoQIAAGRycy9kb3ducmV2LnhtbFBLBQYAAAAABAAEAPkAAACRAwAAAAA=&#10;" strokecolor="#00b050" strokeweight=".5pt">
                  <v:stroke dashstyle="dash" joinstyle="miter"/>
                </v:line>
                <v:line id="Straight Connector 144" o:spid="_x0000_s1088" style="position:absolute;flip:x;visibility:visible;mso-wrap-style:square" from="12111,13427" to="51523,13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fNXMQAAADcAAAADwAAAGRycy9kb3ducmV2LnhtbERPTWvCQBC9F/wPywi91Y0S1EY3QbRC&#10;QVqoFrwO2TGJZmdDdk3iv+8WCr3N433OOhtMLTpqXWVZwXQSgSDOra64UPB92r8sQTiPrLG2TAoe&#10;5CBLR09rTLTt+Yu6oy9ECGGXoILS+yaR0uUlGXQT2xAH7mJbgz7AtpC6xT6Em1rOomguDVYcGkps&#10;aFtSfjvejYLP3cfudrnS27x6LM7T7XkRH14PSj2Ph80KhKfB/4v/3O86zI9j+H0mXCD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l81cxAAAANwAAAAPAAAAAAAAAAAA&#10;AAAAAKECAABkcnMvZG93bnJldi54bWxQSwUGAAAAAAQABAD5AAAAkgMAAAAA&#10;" strokecolor="#33f" strokeweight=".5pt">
                  <v:stroke dashstyle="dash" joinstyle="miter"/>
                </v:line>
                <v:line id="Straight Connector 145" o:spid="_x0000_s1089" style="position:absolute;flip:x;visibility:visible;mso-wrap-style:square" from="12181,4688" to="52964,5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tox8MAAADcAAAADwAAAGRycy9kb3ducmV2LnhtbERP24rCMBB9X9h/CLPg2zZVvG3XKIsX&#10;EETBC/g6NGPbtZmUJmr9eyMIvs3hXGc0aUwprlS7wrKCdhSDIE6tLjhTcNgvvocgnEfWWFomBXdy&#10;MBl/foww0fbGW7rufCZCCLsEFeTeV4mULs3JoItsRRy4k60N+gDrTOoabyHclLITx31psODQkGNF&#10;05zS8+5iFGxm69n59E/zfnEfHNvT46C7+lkp1fpq/n5BeGr8W/xyL3WY3+3B85lwgR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baMfDAAAA3AAAAA8AAAAAAAAAAAAA&#10;AAAAoQIAAGRycy9kb3ducmV2LnhtbFBLBQYAAAAABAAEAPkAAACRAwAAAAA=&#10;" strokecolor="#33f" strokeweight=".5pt">
                  <v:stroke dashstyle="dash" joinstyle="miter"/>
                </v:line>
                <v:oval id="Oval 146" o:spid="_x0000_s1090" style="position:absolute;left:20666;top:4568;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7+cEA&#10;AADcAAAADwAAAGRycy9kb3ducmV2LnhtbERPTWvCQBC9C/6HZYTezCaliETXIEKhh0Jrqu11zI5J&#10;MDu7ZLdJ+u/dQqG3ebzP2RaT6cRAvW8tK8iSFARxZXXLtYLTx/NyDcIHZI2dZVLwQx6K3Xy2xVzb&#10;kY80lKEWMYR9jgqaEFwupa8aMugT64gjd7W9wRBhX0vd4xjDTScf03QlDbYcGxp0dGioupXfRoGb&#10;Xi/Z2b3bT792hsbya8A3VuphMe03IAJN4V/8537Rcf7TCn6fiR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N+/nBAAAA3AAAAA8AAAAAAAAAAAAAAAAAmAIAAGRycy9kb3du&#10;cmV2LnhtbFBLBQYAAAAABAAEAPUAAACGAwAAAAA=&#10;" fillcolor="red" strokecolor="red" strokeweight="1pt">
                  <v:stroke joinstyle="miter"/>
                </v:oval>
                <v:oval id="Oval 147" o:spid="_x0000_s1091" style="position:absolute;left:20666;top:13063;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eYsEA&#10;AADcAAAADwAAAGRycy9kb3ducmV2LnhtbERPTWvCQBC9C/6HZYTedKMUlegqpVDwUKhGW69jdkxC&#10;s7NLdpuk/94VBG/zeJ+z3vamFi01vrKsYDpJQBDnVldcKDgdP8ZLED4ga6wtk4J/8rDdDAdrTLXt&#10;+EBtFgoRQ9inqKAMwaVS+rwkg35iHXHkrrYxGCJsCqkb7GK4qeUsSebSYMWxoURH7yXlv9mfUeD6&#10;z8v02+3tj186Q112bvGLlXoZ9W8rEIH68BQ/3Dsd578u4P5MvEB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BXmLBAAAA3AAAAA8AAAAAAAAAAAAAAAAAmAIAAGRycy9kb3du&#10;cmV2LnhtbFBLBQYAAAAABAAEAPUAAACGAwAAAAA=&#10;" fillcolor="red" strokecolor="red" strokeweight="1pt">
                  <v:stroke joinstyle="miter"/>
                </v:oval>
                <v:oval id="Oval 148" o:spid="_x0000_s1092" style="position:absolute;left:46853;top:43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KEMQA&#10;AADcAAAADwAAAGRycy9kb3ducmV2LnhtbESPQWvCQBCF7wX/wzJCb3VjKUWiq4ggeCjYpq1ex+yY&#10;BLOzS3ZN0n/fORR6m+G9ee+b1WZ0reqpi41nA/NZBoq49LbhysDX5/5pASomZIutZzLwQxE268nD&#10;CnPrB/6gvkiVkhCOORqoUwq51rGsyWGc+UAs2tV3DpOsXaVth4OEu1Y/Z9mrdtiwNNQYaFdTeSvu&#10;zkAY3y7z7/DuT3ERHA3FuccjG/M4HbdLUInG9G/+uz5YwX8RWnlGJt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eyhDEAAAA3AAAAA8AAAAAAAAAAAAAAAAAmAIAAGRycy9k&#10;b3ducmV2LnhtbFBLBQYAAAAABAAEAPUAAACJAwAAAAA=&#10;" fillcolor="red" strokecolor="red" strokeweight="1pt">
                  <v:stroke joinstyle="miter"/>
                </v:oval>
                <v:oval id="Oval 149" o:spid="_x0000_s1093" style="position:absolute;left:46931;top:13150;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Jvi8IA&#10;AADcAAAADwAAAGRycy9kb3ducmV2LnhtbERPTWvCQBC9C/6HZYTedKOUYqObIILQQ6FttHods9Mk&#10;NDu7ZLdJ+u+7BcHbPN7nbPPRtKKnzjeWFSwXCQji0uqGKwWn42G+BuEDssbWMin4JQ95Np1sMdV2&#10;4A/qi1CJGMI+RQV1CC6V0pc1GfQL64gj92U7gyHCrpK6wyGGm1aukuRJGmw4NtToaF9T+V38GAVu&#10;fL0uP927Pfu1MzQUlx7fWKmH2bjbgAg0hrv45n7Rcf7jM/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m+LwgAAANwAAAAPAAAAAAAAAAAAAAAAAJgCAABkcnMvZG93&#10;bnJldi54bWxQSwUGAAAAAAQABAD1AAAAhwMAAAAA&#10;" fillcolor="red" strokecolor="red" strokeweight="1pt">
                  <v:stroke joinstyle="miter"/>
                </v:oval>
                <v:shape id="Text Box 25" o:spid="_x0000_s1094" type="#_x0000_t202" style="position:absolute;left:17575;top:1741;width:1235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Q48cA&#10;AADcAAAADwAAAGRycy9kb3ducmV2LnhtbESPQU/CQBCF7yb8h82QeDGyVQKaykKIUSHcoCrhNumO&#10;bUN3tumubfn3zMHE20zem/e+WawGV6uO2lB5NvAwSUAR595WXBj4zN7vn0GFiGyx9kwGLhRgtRzd&#10;LDC1vuc9dYdYKAnhkKKBMsYm1TrkJTkME98Qi/bjW4dR1rbQtsVewl2tH5Nkrh1WLA0lNvRaUn4+&#10;/DoDp7viuAvDx1c/nU2bt02XPX3bzJjb8bB+ARVpiP/mv+utFfyZ4MszMoFe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DEOPHAAAA3AAAAA8AAAAAAAAAAAAAAAAAmAIAAGRy&#10;cy9kb3ducmV2LnhtbFBLBQYAAAAABAAEAPUAAACMAwAAAAA=&#10;" fillcolor="white [3201]" stroked="f" strokeweight=".5pt">
                  <v:textbox>
                    <w:txbxContent>
                      <w:p w:rsidR="005F2DC8" w:rsidRPr="006F016C" w:rsidRDefault="005F2DC8" w:rsidP="00D01B56">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21</m:t>
                                </m:r>
                              </m:sub>
                            </m:sSub>
                          </m:oMath>
                        </m:oMathPara>
                      </w:p>
                      <w:p w:rsidR="005F2DC8" w:rsidRDefault="005F2DC8" w:rsidP="00D01B56"/>
                      <w:p w:rsidR="005F2DC8" w:rsidRDefault="005F2DC8" w:rsidP="00D01B56">
                        <w:pPr>
                          <w:pStyle w:val="NormalWeb"/>
                          <w:spacing w:before="0" w:beforeAutospacing="0" w:after="160" w:afterAutospacing="0" w:line="256" w:lineRule="auto"/>
                        </w:pPr>
                        <w:r>
                          <w:t>,</w:t>
                        </w:r>
                      </w:p>
                    </w:txbxContent>
                  </v:textbox>
                </v:shape>
                <v:shape id="Text Box 25" o:spid="_x0000_s1095" type="#_x0000_t202" style="position:absolute;left:37936;top:1420;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1eMMA&#10;AADcAAAADwAAAGRycy9kb3ducmV2LnhtbERPS2vCQBC+C/6HZQQvRTcqPkhdRUpfeNOopbchO02C&#10;2dmQ3Sbx37uFgrf5+J6z3namFA3VrrCsYDKOQBCnVhecKTglb6MVCOeRNZaWScGNHGw3/d4aY21b&#10;PlBz9JkIIexiVJB7X8VSujQng25sK+LA/djaoA+wzqSusQ3hppTTKFpIgwWHhhwreskpvR5/jYLv&#10;p+xr77r3czubz6rXjyZZXnSi1HDQ7Z5BeOr8Q/zv/tRh/nwC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1eMMAAADcAAAADwAAAAAAAAAAAAAAAACYAgAAZHJzL2Rv&#10;d25yZXYueG1sUEsFBgAAAAAEAAQA9QAAAIgDA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2</m:t>
                                    </m:r>
                                  </m:sub>
                                </m:sSub>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22</m:t>
                                </m:r>
                              </m:sub>
                            </m:sSub>
                          </m:oMath>
                        </m:oMathPara>
                      </w:p>
                      <w:p w:rsidR="005F2DC8" w:rsidRDefault="005F2DC8" w:rsidP="00D01B56">
                        <w:pPr>
                          <w:pStyle w:val="NormalWeb"/>
                          <w:spacing w:before="0" w:beforeAutospacing="0" w:after="160" w:afterAutospacing="0" w:line="256" w:lineRule="auto"/>
                        </w:pPr>
                        <w:r>
                          <w:rPr>
                            <w:rFonts w:eastAsia="SimSun"/>
                            <w:sz w:val="22"/>
                            <w:szCs w:val="22"/>
                          </w:rPr>
                          <w:t> </w:t>
                        </w:r>
                      </w:p>
                      <w:p w:rsidR="005F2DC8" w:rsidRDefault="005F2DC8" w:rsidP="00D01B56">
                        <w:pPr>
                          <w:pStyle w:val="NormalWeb"/>
                          <w:spacing w:before="0" w:beforeAutospacing="0" w:after="160" w:afterAutospacing="0" w:line="254" w:lineRule="auto"/>
                        </w:pPr>
                        <w:r>
                          <w:rPr>
                            <w:rFonts w:eastAsia="SimSun"/>
                          </w:rPr>
                          <w:t>,</w:t>
                        </w:r>
                      </w:p>
                    </w:txbxContent>
                  </v:textbox>
                </v:shape>
                <v:oval id="Oval 152" o:spid="_x0000_s1096"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wY8IA&#10;AADcAAAADwAAAGRycy9kb3ducmV2LnhtbERPTWvCQBC9F/wPyxS86SaRiqSuUmzV3mzV4nXIjtlg&#10;djZk15j++64g9DaP9znzZW9r0VHrK8cK0nECgrhwuuJSwfGwHs1A+ICssXZMCn7Jw3IxeJpjrt2N&#10;v6nbh1LEEPY5KjAhNLmUvjBk0Y9dQxy5s2sthgjbUuoWbzHc1jJLkqm0WHFsMNjQylBx2V+tgp9d&#10;mW6mbvul35tDZ+p08nHOTkoNn/u3VxCB+vAvfrg/dZz/ksH9mXiB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7BjwgAAANwAAAAPAAAAAAAAAAAAAAAAAJgCAABkcnMvZG93&#10;bnJldi54bWxQSwUGAAAAAAQABAD1AAAAhwMAAAAA&#10;" fillcolor="black [3213]" stroked="f" strokeweight="1pt">
                  <v:stroke joinstyle="miter"/>
                </v:oval>
                <v:oval id="Oval 153" o:spid="_x0000_s1097" style="position:absolute;left:32240;top:13150;width:713;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V+MEA&#10;AADcAAAADwAAAGRycy9kb3ducmV2LnhtbERPyWrDMBC9B/oPYgq9NbITEoITOYTut2Yl18EaWybW&#10;yFiq4/x9VSjkNo+3zmo92Eb01PnasYJ0nIAgLpyuuVJwPLw/L0D4gKyxcUwKbuRhnT+MVphpd+Ud&#10;9ftQiRjCPkMFJoQ2k9IXhiz6sWuJI1e6zmKIsKuk7vAaw20jJ0kylxZrjg0GW3oxVFz2P1bB6btK&#10;P+buc6tf20NvmnT6Vk7OSj09DpsliEBDuIv/3V86zp9N4e+ZeIH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nFfjBAAAA3AAAAA8AAAAAAAAAAAAAAAAAmAIAAGRycy9kb3du&#10;cmV2LnhtbFBLBQYAAAAABAAEAPUAAACGAwAAAAA=&#10;" fillcolor="black [3213]" stroked="f" strokeweight="1pt">
                  <v:stroke joinstyle="miter"/>
                </v:oval>
                <v:line id="Straight Connector 155" o:spid="_x0000_s1098"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KAcb8AAADcAAAADwAAAGRycy9kb3ducmV2LnhtbERPS4vCMBC+C/sfwix401RBKdUoIrvg&#10;YS/r4z42Y1NsJiWJbfffmwXB23x8z1lvB9uIjnyoHSuYTTMQxKXTNVcKzqfvSQ4iRGSNjWNS8EcB&#10;tpuP0RoL7Xr+pe4YK5FCOBSowMTYFlKG0pDFMHUtceJuzluMCfpKao99CreNnGfZUlqsOTUYbGlv&#10;qLwfH1aB/Lr8+JyvV0PtLu+7RzaQPSs1/hx2KxCRhvgWv9wHneYvFvD/TLpAb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NKAcb8AAADcAAAADwAAAAAAAAAAAAAAAACh&#10;AgAAZHJzL2Rvd25yZXYueG1sUEsFBgAAAAAEAAQA+QAAAI0DAAAAAA==&#10;" strokecolor="#44546a [3215]" strokeweight="1pt">
                  <v:stroke startarrow="block" joinstyle="miter"/>
                </v:line>
                <v:shape id="Text Box 25" o:spid="_x0000_s1099" type="#_x0000_t202" style="position:absolute;left:9148;top:3535;width:285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YtDMQA&#10;AADcAAAADwAAAGRycy9kb3ducmV2LnhtbERPS2vCQBC+C/0PyxR6Ed204oPoKqW0Vbw18YG3ITsm&#10;odnZkN0m8d93C0Jv8/E9Z7XpTSVaalxpWcHzOAJBnFldcq7gkH6MFiCcR9ZYWSYFN3KwWT8MVhhr&#10;2/EXtYnPRQhhF6OCwvs6ltJlBRl0Y1sTB+5qG4M+wCaXusEuhJtKvkTRTBosOTQUWNNbQdl38mMU&#10;XIb5ee/6z2M3mU7q922bzk86VerpsX9dgvDU+3/x3b3TYf50Bn/PhA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mLQz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txbxContent>
                  </v:textbox>
                </v:shape>
                <v:shape id="Text Box 25" o:spid="_x0000_s1100" type="#_x0000_t202" style="position:absolute;left:9034;top:12631;width:288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qIl8QA&#10;AADcAAAADwAAAGRycy9kb3ducmV2LnhtbERPS2vCQBC+C/0PyxR6kbqxYpXUVaTUB96a1Jbehuw0&#10;Cc3OhuyaxH/vCoK3+fies1j1phItNa60rGA8ikAQZ1aXnCv4SjfPcxDOI2usLJOCMzlYLR8GC4y1&#10;7fiT2sTnIoSwi1FB4X0dS+myggy6ka2JA/dnG4M+wCaXusEuhJtKvkTRqzRYcmgosKb3grL/5GQU&#10;/A7zn4Prt8duMp3UH7s2nX3rVKmnx379BsJT7+/im3uvw/zpD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qiJf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58" o:spid="_x0000_s1101" type="#_x0000_t5" style="position:absolute;left:31914;top:8051;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t78IA&#10;AADcAAAADwAAAGRycy9kb3ducmV2LnhtbESPzY7CMAyE70j7DpFX4oIgBQRChYBW+yO48vMAVmPa&#10;QuNUTWjL268PSNxszXjm82bXu0q11ITSs4HpJAFFnHlbcm7gcv4br0CFiGyx8kwGnhRgt/0YbDC1&#10;vuMjtaeYKwnhkKKBIsY61TpkBTkME18Ti3b1jcMoa5Nr22An4a7SsyRZaoclS0OBNX0XlN1PD2cg&#10;88vR4acle7scu99uxft88ZwbM/zsv9agIvXxbX5dH6zgL4RWnpEJ9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a3vwgAAANwAAAAPAAAAAAAAAAAAAAAAAJgCAABkcnMvZG93&#10;bnJldi54bWxQSwUGAAAAAAQABAD1AAAAhwMAAAAA&#10;" fillcolor="#00b050" stroked="f" strokeweight="1pt"/>
                <v:shape id="Picture 159" o:spid="_x0000_s1102"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hY4bEAAAA3AAAAA8AAABkcnMvZG93bnJldi54bWxET0trwkAQvhf8D8sIvRTdaGmJqasEodCT&#10;oBYxt2l2mqRmZ0N28/Dfu4VCb/PxPWe9HU0tempdZVnBYh6BIM6trrhQ8Hl6n8UgnEfWWFsmBTdy&#10;sN1MHtaYaDvwgfqjL0QIYZeggtL7JpHS5SUZdHPbEAfu27YGfYBtIXWLQwg3tVxG0as0WHFoKLGh&#10;XUn59dgZBT/I2Vemn2T6vO/Syz5e3q7RWanH6Zi+gfA0+n/xn/tDh/kvK/h9Jlw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hY4bEAAAA3AAAAA8AAAAAAAAAAAAAAAAA&#10;nwIAAGRycy9kb3ducmV2LnhtbFBLBQYAAAAABAAEAPcAAACQAwAAAAA=&#10;">
                  <v:imagedata r:id="rId14" o:title="" croptop="16490f" cropbottom="19936f" cropleft="35290f" cropright="14158f"/>
                </v:shape>
                <v:line id="Straight Connector 160" o:spid="_x0000_s1103" style="position:absolute;flip:x;visibility:visible;mso-wrap-style:square" from="11920,8741" to="51637,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mXP8YAAADcAAAADwAAAGRycy9kb3ducmV2LnhtbESPT2vCQBDF74V+h2UKvdWNItGmriL+&#10;AUEqqAWvQ3ZMUrOzIbvV+O2dg9DbDO/Ne7+ZzDpXqyu1ofJsoN9LQBHn3lZcGPg5rj/GoEJEtlh7&#10;JgN3CjCbvr5MMLP+xnu6HmKhJIRDhgbKGJtM65CX5DD0fEMs2tm3DqOsbaFtizcJd7UeJEmqHVYs&#10;DSU2tCgpvxz+nIHd8nt5Of/SKq3uo1N/cRoNt59bY97fuvkXqEhd/Dc/rzdW8FPBl2dkAj1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Zlz/GAAAA3AAAAA8AAAAAAAAA&#10;AAAAAAAAoQIAAGRycy9kb3ducmV2LnhtbFBLBQYAAAAABAAEAPkAAACUAwAAAAA=&#10;" strokecolor="#33f" strokeweight=".5pt">
                  <v:stroke dashstyle="dash" joinstyle="miter"/>
                </v:line>
                <v:shape id="Text Box 25" o:spid="_x0000_s1104" type="#_x0000_t202" style="position:absolute;left:9458;top:7230;width:222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N/xcQA&#10;AADcAAAADwAAAGRycy9kb3ducmV2LnhtbERPS2vCQBC+F/oflin0UurGirZEVyniC29NtOJtyI5J&#10;aHY2ZNck/fddQehtPr7nzBa9qURLjSstKxgOIhDEmdUl5woO6fr1A4TzyBory6Tglxws5o8PM4y1&#10;7fiL2sTnIoSwi1FB4X0dS+myggy6ga2JA3exjUEfYJNL3WAXwk0l36JoIg2WHBoKrGlZUPaTXI2C&#10;80t+2rt+c+xG41G92rbp+7dOlXp+6j+nIDz1/l98d+90mD8Zwu2ZcIG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jf8XEAAAA3AAAAA8AAAAAAAAAAAAAAAAAmAIAAGRycy9k&#10;b3ducmV2LnhtbFBLBQYAAAAABAAEAPUAAACJAwAAAAA=&#10;" fillcolor="white [3201]" stroked="f" strokeweight=".5pt">
                  <v:textbox>
                    <w:txbxContent>
                      <w:p w:rsidR="005F2DC8" w:rsidRDefault="005F2DC8" w:rsidP="00D01B56">
                        <w:pPr>
                          <w:pStyle w:val="NormalWeb"/>
                          <w:spacing w:before="0" w:beforeAutospacing="0" w:after="160" w:afterAutospacing="0" w:line="254" w:lineRule="auto"/>
                        </w:pPr>
                        <m:oMathPara>
                          <m:oMathParaPr>
                            <m:jc m:val="centerGroup"/>
                          </m:oMathParaPr>
                          <m:oMath>
                            <m:r>
                              <w:rPr>
                                <w:rFonts w:ascii="Cambria Math" w:hAnsi="Cambria Math"/>
                              </w:rPr>
                              <m:t>X</m:t>
                            </m:r>
                          </m:oMath>
                        </m:oMathPara>
                      </w:p>
                    </w:txbxContent>
                  </v:textbox>
                </v:shape>
                <v:shape id="Text Box 169" o:spid="_x0000_s1105"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Vzw8QA&#10;AADcAAAADwAAAGRycy9kb3ducmV2LnhtbERPTWvCQBC9C/0PyxR6KbpppWqjq5SiVbxptKW3ITsm&#10;odnZkF2T9N+7guBtHu9zZovOlKKh2hWWFbwMIhDEqdUFZwoOyao/AeE8ssbSMin4JweL+UNvhrG2&#10;Le+o2ftMhBB2MSrIva9iKV2ak0E3sBVx4E62NugDrDOpa2xDuCnlaxSNpMGCQ0OOFX3mlP7tz0bB&#10;73P2s3Xd17Edvg2r5bpJxt86UerpsfuYgvDU+bv45t7oMH/0DtdnwgVy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c8PEAAAA3AAAAA8AAAAAAAAAAAAAAAAAmAIAAGRycy9k&#10;b3ducmV2LnhtbFBLBQYAAAAABAAEAPUAAACJAwAAAAA=&#10;" fillcolor="white [3201]" stroked="f" strokeweight=".5pt">
                  <v:textbox>
                    <w:txbxContent>
                      <w:p w:rsidR="005F2DC8" w:rsidRDefault="005F2DC8" w:rsidP="00D01B56">
                        <w:r>
                          <w:t xml:space="preserve">Fig 3. Cases 1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commentRangeEnd w:id="0"/>
      <w:r w:rsidR="00F20C50">
        <w:rPr>
          <w:rStyle w:val="CommentReference"/>
        </w:rPr>
        <w:commentReference w:id="0"/>
      </w:r>
    </w:p>
    <w:p w14:paraId="79BA4AFE" w14:textId="77777777" w:rsid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1</m:t>
          </m:r>
          <m:r>
            <w:rPr>
              <w:rFonts w:ascii="Cambria Math" w:hAnsi="Cambria Math"/>
            </w:rPr>
            <m:t>=</m:t>
          </m:r>
          <m:f>
            <m:fPr>
              <m:ctrlPr>
                <w:rPr>
                  <w:rFonts w:ascii="Cambria Math" w:hAnsi="Cambria Math"/>
                  <w:b/>
                  <w:i/>
                  <w:color w:val="00B050"/>
                </w:rPr>
              </m:ctrlPr>
            </m:fPr>
            <m:num>
              <m:d>
                <m:dPr>
                  <m:ctrlPr>
                    <w:rPr>
                      <w:rFonts w:ascii="Cambria Math" w:hAnsi="Cambria Math"/>
                      <w:b/>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11</m:t>
                  </m:r>
                </m:sub>
              </m:sSub>
              <m:r>
                <m:rPr>
                  <m:sty m:val="bi"/>
                </m:rPr>
                <w:rPr>
                  <w:rFonts w:ascii="Cambria Math" w:hAnsi="Cambria Math"/>
                  <w:color w:val="00B050"/>
                </w:rPr>
                <m:t>+</m:t>
              </m:r>
              <m:d>
                <m:dPr>
                  <m:ctrlPr>
                    <w:rPr>
                      <w:rFonts w:ascii="Cambria Math" w:hAnsi="Cambria Math"/>
                      <w:b/>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m:rPr>
                  <m:sty m:val="bi"/>
                </m:rP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21</m:t>
                  </m:r>
                </m:sub>
              </m:sSub>
            </m:num>
            <m:den>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2</m:t>
                  </m:r>
                </m:sub>
              </m:sSub>
              <m:r>
                <m:rPr>
                  <m:sty m:val="bi"/>
                </m:rPr>
                <w:rPr>
                  <w:rFonts w:ascii="Cambria Math" w:hAnsi="Cambria Math"/>
                  <w:color w:val="00B050"/>
                </w:rPr>
                <m:t>-</m:t>
              </m:r>
              <m:sSub>
                <m:sSubPr>
                  <m:ctrlPr>
                    <w:rPr>
                      <w:rFonts w:ascii="Cambria Math" w:hAnsi="Cambria Math"/>
                      <w:b/>
                      <w:i/>
                      <w:color w:val="00B050"/>
                    </w:rPr>
                  </m:ctrlPr>
                </m:sSubPr>
                <m:e>
                  <m:r>
                    <m:rPr>
                      <m:sty m:val="bi"/>
                    </m:rPr>
                    <w:rPr>
                      <w:rFonts w:ascii="Cambria Math" w:hAnsi="Cambria Math"/>
                      <w:color w:val="00B050"/>
                    </w:rPr>
                    <m:t>X</m:t>
                  </m:r>
                </m:e>
                <m:sub>
                  <m:r>
                    <m:rPr>
                      <m:sty m:val="bi"/>
                    </m:rPr>
                    <w:rPr>
                      <w:rFonts w:ascii="Cambria Math" w:hAnsi="Cambria Math"/>
                      <w:color w:val="00B050"/>
                    </w:rPr>
                    <m:t>1</m:t>
                  </m:r>
                </m:sub>
              </m:sSub>
            </m:den>
          </m:f>
          <m:r>
            <m:rPr>
              <m:sty m:val="bi"/>
            </m:rPr>
            <w:rPr>
              <w:rFonts w:ascii="Cambria Math" w:hAnsi="Cambria Math"/>
              <w:color w:val="00B050"/>
            </w:rPr>
            <m:t xml:space="preserve">    (1)</m:t>
          </m:r>
        </m:oMath>
      </m:oMathPara>
    </w:p>
    <w:p w14:paraId="7ADBE0F0" w14:textId="77777777" w:rsidR="00D01B56" w:rsidRPr="00D01B56" w:rsidRDefault="00C91975" w:rsidP="00D01B56">
      <m:oMathPara>
        <m:oMath>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color w:val="00B050"/>
                </w:rPr>
                <m:t>X,</m:t>
              </m:r>
              <m:sSub>
                <m:sSubPr>
                  <m:ctrlPr>
                    <w:rPr>
                      <w:rFonts w:ascii="Cambria Math" w:hAnsi="Cambria Math"/>
                      <w:b/>
                      <w:i/>
                      <w:color w:val="00B050"/>
                    </w:rPr>
                  </m:ctrlPr>
                </m:sSubPr>
                <m:e>
                  <m:r>
                    <m:rPr>
                      <m:sty m:val="bi"/>
                    </m:rPr>
                    <w:rPr>
                      <w:rFonts w:ascii="Cambria Math" w:hAnsi="Cambria Math"/>
                      <w:color w:val="00B050"/>
                    </w:rPr>
                    <m:t>Y</m:t>
                  </m:r>
                </m:e>
                <m:sub>
                  <m:r>
                    <m:rPr>
                      <m:sty m:val="bi"/>
                    </m:rPr>
                    <w:rPr>
                      <w:rFonts w:ascii="Cambria Math" w:hAnsi="Cambria Math"/>
                      <w:color w:val="00B050"/>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⟹Coding:         </m:t>
          </m:r>
          <m:r>
            <m:rPr>
              <m:sty m:val="bi"/>
            </m:rPr>
            <w:rPr>
              <w:rFonts w:ascii="Cambria Math" w:hAnsi="Cambria Math"/>
            </w:rPr>
            <m:t>N_X</m:t>
          </m:r>
          <m:r>
            <m:rPr>
              <m:sty m:val="bi"/>
            </m:rPr>
            <w:rPr>
              <w:rFonts w:ascii="Cambria Math" w:hAnsi="Cambria Math"/>
            </w:rPr>
            <m:t>2</m:t>
          </m:r>
          <m:r>
            <w:rPr>
              <w:rFonts w:ascii="Cambria Math" w:hAnsi="Cambria Math"/>
            </w:rPr>
            <m:t>=</m:t>
          </m:r>
          <m:f>
            <m:fPr>
              <m:ctrlPr>
                <w:rPr>
                  <w:rFonts w:ascii="Cambria Math" w:hAnsi="Cambria Math"/>
                  <w:i/>
                  <w:color w:val="00B050"/>
                </w:rPr>
              </m:ctrlPr>
            </m:fPr>
            <m:num>
              <m:d>
                <m:dPr>
                  <m:ctrlPr>
                    <w:rPr>
                      <w:rFonts w:ascii="Cambria Math" w:hAnsi="Cambria Math"/>
                      <w:i/>
                      <w:color w:val="00B050"/>
                    </w:rPr>
                  </m:ctrlPr>
                </m:dPr>
                <m:e>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2</m:t>
                      </m:r>
                    </m:sub>
                  </m:sSub>
                  <m:r>
                    <m:rPr>
                      <m:sty m:val="bi"/>
                    </m:rPr>
                    <w:rPr>
                      <w:rFonts w:ascii="Cambria Math" w:hAnsi="Cambria Math"/>
                      <w:color w:val="000000" w:themeColor="text1"/>
                    </w:rPr>
                    <m:t>-X</m:t>
                  </m:r>
                </m:e>
              </m:d>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12</m:t>
                  </m:r>
                </m:sub>
              </m:sSub>
              <m:r>
                <w:rPr>
                  <w:rFonts w:ascii="Cambria Math" w:hAnsi="Cambria Math"/>
                  <w:color w:val="00B050"/>
                </w:rPr>
                <m:t>+</m:t>
              </m:r>
              <m:d>
                <m:dPr>
                  <m:ctrlPr>
                    <w:rPr>
                      <w:rFonts w:ascii="Cambria Math" w:hAnsi="Cambria Math"/>
                      <w:i/>
                      <w:color w:val="00B050"/>
                    </w:rPr>
                  </m:ctrlPr>
                </m:dPr>
                <m:e>
                  <m:r>
                    <m:rPr>
                      <m:sty m:val="bi"/>
                    </m:rPr>
                    <w:rPr>
                      <w:rFonts w:ascii="Cambria Math" w:hAnsi="Cambria Math"/>
                      <w:color w:val="000000" w:themeColor="text1"/>
                    </w:rPr>
                    <m:t>X-</m:t>
                  </m:r>
                  <m:sSub>
                    <m:sSubPr>
                      <m:ctrlPr>
                        <w:rPr>
                          <w:rFonts w:ascii="Cambria Math" w:hAnsi="Cambria Math"/>
                          <w:b/>
                          <w:i/>
                          <w:color w:val="000000" w:themeColor="text1"/>
                        </w:rPr>
                      </m:ctrlPr>
                    </m:sSubPr>
                    <m:e>
                      <m:r>
                        <m:rPr>
                          <m:sty m:val="bi"/>
                        </m:rPr>
                        <w:rPr>
                          <w:rFonts w:ascii="Cambria Math" w:hAnsi="Cambria Math"/>
                          <w:color w:val="000000" w:themeColor="text1"/>
                        </w:rPr>
                        <m:t>X</m:t>
                      </m:r>
                    </m:e>
                    <m:sub>
                      <m:r>
                        <m:rPr>
                          <m:sty m:val="bi"/>
                        </m:rPr>
                        <w:rPr>
                          <w:rFonts w:ascii="Cambria Math" w:hAnsi="Cambria Math"/>
                          <w:color w:val="000000" w:themeColor="text1"/>
                        </w:rPr>
                        <m:t>1</m:t>
                      </m:r>
                    </m:sub>
                  </m:sSub>
                </m:e>
              </m:d>
              <m:r>
                <w:rPr>
                  <w:rFonts w:ascii="Cambria Math" w:hAnsi="Cambria Math"/>
                  <w:color w:val="00B050"/>
                </w:rPr>
                <m:t>∙</m:t>
              </m:r>
              <m:sSub>
                <m:sSubPr>
                  <m:ctrlPr>
                    <w:rPr>
                      <w:rFonts w:ascii="Cambria Math" w:hAnsi="Cambria Math"/>
                      <w:b/>
                      <w:i/>
                      <w:color w:val="FF0000"/>
                    </w:rPr>
                  </m:ctrlPr>
                </m:sSubPr>
                <m:e>
                  <m:r>
                    <m:rPr>
                      <m:sty m:val="bi"/>
                    </m:rPr>
                    <w:rPr>
                      <w:rFonts w:ascii="Cambria Math" w:hAnsi="Cambria Math"/>
                      <w:color w:val="FF0000"/>
                    </w:rPr>
                    <m:t>N</m:t>
                  </m:r>
                  <m:r>
                    <m:rPr>
                      <m:sty m:val="p"/>
                    </m:rPr>
                    <w:rPr>
                      <w:rStyle w:val="CommentReference"/>
                    </w:rPr>
                    <w:commentReference w:id="1"/>
                  </m:r>
                </m:e>
                <m:sub>
                  <m:eqArr>
                    <m:eqArrPr>
                      <m:ctrlPr>
                        <w:ins w:id="2" w:author="Robert Wong" w:date="2017-12-31T00:16:00Z">
                          <w:rPr>
                            <w:rFonts w:ascii="Cambria Math" w:hAnsi="Cambria Math"/>
                            <w:b/>
                            <w:i/>
                            <w:color w:val="FF0000"/>
                          </w:rPr>
                        </w:ins>
                      </m:ctrlPr>
                    </m:eqArrPr>
                    <m:e>
                      <m:r>
                        <w:ins w:id="3" w:author="Robert Wong" w:date="2017-12-31T00:16:00Z">
                          <m:rPr>
                            <m:sty m:val="bi"/>
                          </m:rPr>
                          <w:rPr>
                            <w:rFonts w:ascii="Cambria Math" w:hAnsi="Cambria Math"/>
                            <w:color w:val="FF0000"/>
                          </w:rPr>
                          <m:t>22</m:t>
                        </w:ins>
                      </m:r>
                    </m:e>
                    <m:e>
                      <m:r>
                        <w:del w:id="4" w:author="Robert Wong" w:date="2017-12-31T00:16:00Z">
                          <m:rPr>
                            <m:sty m:val="bi"/>
                          </m:rPr>
                          <w:rPr>
                            <w:rFonts w:ascii="Cambria Math" w:hAnsi="Cambria Math"/>
                            <w:color w:val="FF0000"/>
                          </w:rPr>
                          <m:t>21</m:t>
                        </w:del>
                      </m:r>
                    </m:e>
                  </m:eqArr>
                </m:sub>
              </m:sSub>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2</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1</m:t>
                  </m:r>
                </m:sub>
              </m:sSub>
            </m:den>
          </m:f>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2</m:t>
              </m:r>
            </m:e>
          </m:d>
        </m:oMath>
      </m:oMathPara>
    </w:p>
    <w:p w14:paraId="60516254" w14:textId="77777777" w:rsidR="00E04B05" w:rsidRDefault="00C376A2" w:rsidP="00863167">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14:paraId="2D361632" w14:textId="77777777" w:rsidR="00E04B05" w:rsidRDefault="00F20C50" w:rsidP="00863167">
      <w:ins w:id="5" w:author="Robert Wong" w:date="2017-12-31T00:18:00Z">
        <w:r>
          <w:t>I THINK YOU FORGOT A STEP? WE NEED TO INTERP IN THE Y DIRECTION AFTER DOING IT FOR X?</w:t>
        </w:r>
      </w:ins>
      <w:bookmarkStart w:id="6" w:name="_GoBack"/>
      <w:bookmarkEnd w:id="6"/>
    </w:p>
    <w:p w14:paraId="0EFE424D" w14:textId="77777777" w:rsidR="00E04B05" w:rsidRDefault="00E04B05" w:rsidP="00863167"/>
    <w:p w14:paraId="4B42380C" w14:textId="77777777" w:rsidR="00FD0942" w:rsidRDefault="00FD0942" w:rsidP="00863167"/>
    <w:p w14:paraId="466D076A" w14:textId="77777777" w:rsidR="00FD0942" w:rsidRDefault="00FD0942" w:rsidP="00FD0942">
      <w:pPr>
        <w:pStyle w:val="Heading1"/>
      </w:pPr>
      <w:r>
        <w:lastRenderedPageBreak/>
        <w:t>Case 2:</w:t>
      </w:r>
      <w:r w:rsidRPr="00B92D08">
        <w:rPr>
          <w:shd w:val="clear" w:color="auto" w:fill="FBE4D5" w:themeFill="accent2" w:themeFillTint="33"/>
        </w:rPr>
        <w:t xml:space="preserve"> </w:t>
      </w:r>
      <m:oMath>
        <m:d>
          <m:dPr>
            <m:ctrlPr>
              <w:rPr>
                <w:rFonts w:ascii="Cambria Math" w:eastAsiaTheme="minorEastAsia" w:hAnsi="Cambria Math" w:cstheme="minorBidi"/>
                <w:sz w:val="22"/>
                <w:szCs w:val="22"/>
              </w:rPr>
            </m:ctrlPr>
          </m:dPr>
          <m:e>
            <m:r>
              <m:rPr>
                <m:sty m:val="bi"/>
              </m:rPr>
              <w:rPr>
                <w:rFonts w:ascii="Cambria Math" w:hAnsi="Cambria Math"/>
              </w:rPr>
              <m:t>X</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e>
        </m:d>
      </m:oMath>
      <w:r w:rsidRPr="00625CA1">
        <w:t xml:space="preserve"> and  </w:t>
      </w:r>
      <m:oMath>
        <m:sSub>
          <m:sSubPr>
            <m:ctrlPr>
              <w:rPr>
                <w:rFonts w:ascii="Cambria Math" w:hAnsi="Cambria Math"/>
              </w:rPr>
            </m:ctrlPr>
          </m:sSubPr>
          <m:e>
            <m:r>
              <m:rPr>
                <m:sty m:val="bi"/>
              </m:rPr>
              <w:rPr>
                <w:rFonts w:ascii="Cambria Math" w:hAnsi="Cambria Math"/>
              </w:rPr>
              <m:t>Y</m:t>
            </m:r>
          </m:e>
          <m:sub>
            <m:r>
              <m:rPr>
                <m:sty m:val="b"/>
              </m:rPr>
              <w:rPr>
                <w:rFonts w:ascii="Cambria Math" w:hAnsi="Cambria Math"/>
              </w:rPr>
              <m:t>1</m:t>
            </m:r>
          </m:sub>
        </m:sSub>
        <m:r>
          <m:rPr>
            <m:sty m:val="b"/>
          </m:rPr>
          <w:rPr>
            <w:rFonts w:ascii="Cambria Math" w:hAnsi="Cambria Math"/>
          </w:rPr>
          <m:t>&lt;</m:t>
        </m:r>
        <m:r>
          <m:rPr>
            <m:sty m:val="bi"/>
          </m:rPr>
          <w:rPr>
            <w:rFonts w:ascii="Cambria Math" w:hAnsi="Cambria Math"/>
          </w:rPr>
          <m:t>Y</m:t>
        </m:r>
        <m:r>
          <m:rPr>
            <m:sty m:val="b"/>
          </m:rPr>
          <w:rPr>
            <w:rFonts w:ascii="Cambria Math" w:hAnsi="Cambria Math"/>
          </w:rPr>
          <m:t>&lt;</m:t>
        </m:r>
        <m:sSub>
          <m:sSubPr>
            <m:ctrlPr>
              <w:rPr>
                <w:rFonts w:ascii="Cambria Math" w:hAnsi="Cambria Math"/>
              </w:rPr>
            </m:ctrlPr>
          </m:sSubPr>
          <m:e>
            <m:r>
              <m:rPr>
                <m:sty m:val="bi"/>
              </m:rPr>
              <w:rPr>
                <w:rFonts w:ascii="Cambria Math" w:hAnsi="Cambria Math"/>
              </w:rPr>
              <m:t>Y</m:t>
            </m:r>
          </m:e>
          <m:sub>
            <m:r>
              <m:rPr>
                <m:sty m:val="b"/>
              </m:rPr>
              <w:rPr>
                <w:rFonts w:ascii="Cambria Math" w:hAnsi="Cambria Math"/>
              </w:rPr>
              <m:t>2</m:t>
            </m:r>
          </m:sub>
        </m:sSub>
      </m:oMath>
      <w:r>
        <w:t xml:space="preserve">: </w:t>
      </w:r>
    </w:p>
    <w:p w14:paraId="5FC24C4A" w14:textId="77777777" w:rsidR="00FD0942" w:rsidRDefault="00FD0942" w:rsidP="00FD0942">
      <w:pPr>
        <w:rPr>
          <w:iCs/>
        </w:rPr>
      </w:pPr>
      <w:r>
        <w:t xml:space="preserve">The case </w:t>
      </w:r>
      <w:r w:rsidR="00B420D9">
        <w:t xml:space="preserve">2 contains the two </w:t>
      </w:r>
      <w:r>
        <w:t xml:space="preserve">red circle dots </w:t>
      </w:r>
      <m:oMath>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j</m:t>
                </m:r>
              </m:sub>
            </m:sSub>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Xj</m:t>
            </m:r>
          </m:sub>
        </m:sSub>
      </m:oMath>
      <w:r w:rsidR="00787917">
        <w:rPr>
          <w:iCs/>
          <w:color w:val="FF0000"/>
        </w:rPr>
        <w:t>(</w:t>
      </w:r>
      <w:r w:rsidRPr="00C91975">
        <w:rPr>
          <w:i/>
          <w:iCs/>
          <w:color w:val="FF0000"/>
        </w:rPr>
        <w:t>j=1,2)</w:t>
      </w:r>
      <w:r w:rsidR="00B420D9">
        <w:rPr>
          <w:i/>
          <w:iCs/>
          <w:color w:val="FF0000"/>
        </w:rPr>
        <w:t xml:space="preserve"> </w:t>
      </w:r>
      <w:r>
        <w:rPr>
          <w:iCs/>
        </w:rPr>
        <w:t xml:space="preserve">have been determined shown in Fig </w:t>
      </w:r>
      <w:r w:rsidR="00B420D9">
        <w:rPr>
          <w:iCs/>
        </w:rPr>
        <w:t>4</w:t>
      </w:r>
      <w:r>
        <w:rPr>
          <w:iCs/>
        </w:rPr>
        <w:t xml:space="preserve">. </w:t>
      </w:r>
      <w:r w:rsidR="00B420D9">
        <w:rPr>
          <w:iCs/>
        </w:rPr>
        <w:t xml:space="preserve">The </w:t>
      </w:r>
      <w:r w:rsidR="00913168">
        <w:rPr>
          <w:iCs/>
        </w:rPr>
        <w:t xml:space="preserve">interpolation </w:t>
      </w:r>
      <w:r w:rsidR="00B420D9">
        <w:rPr>
          <w:iCs/>
        </w:rPr>
        <w:t xml:space="preserve">requires on </w:t>
      </w:r>
      <m:oMath>
        <m:r>
          <w:rPr>
            <w:rFonts w:ascii="Cambria Math" w:hAnsi="Cambria Math"/>
          </w:rPr>
          <m:t>Y</m:t>
        </m:r>
      </m:oMath>
      <w:r w:rsidR="00B420D9">
        <w:rPr>
          <w:iCs/>
        </w:rPr>
        <w:t xml:space="preserve"> -axis </w:t>
      </w:r>
      <w:r w:rsidR="00913168">
        <w:rPr>
          <w:iCs/>
        </w:rPr>
        <w:t xml:space="preserve">only </w:t>
      </w:r>
      <w:r w:rsidR="00B420D9">
        <w:rPr>
          <w:iCs/>
        </w:rPr>
        <w:t>wrt given</w:t>
      </w:r>
      <m:oMath>
        <m:r>
          <w:rPr>
            <w:rFonts w:ascii="Cambria Math" w:hAnsi="Cambria Math"/>
          </w:rPr>
          <m:t xml:space="preserve"> X</m:t>
        </m:r>
      </m:oMath>
      <w:r w:rsidR="00913168">
        <w:rPr>
          <w:iCs/>
        </w:rPr>
        <w:t>. From the above equation 3,</w:t>
      </w:r>
    </w:p>
    <w:p w14:paraId="3BF5AA78" w14:textId="77777777" w:rsidR="00913168" w:rsidRDefault="00C376A2"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14:paraId="5A999389" w14:textId="77777777" w:rsidR="00913168" w:rsidRPr="00C91975" w:rsidRDefault="00913168" w:rsidP="00FD0942">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given </w:t>
      </w:r>
      <m:oMath>
        <m:r>
          <m:rPr>
            <m:sty m:val="bi"/>
          </m:rPr>
          <w:rPr>
            <w:rFonts w:ascii="Cambria Math" w:hAnsi="Cambria Math"/>
          </w:rPr>
          <m:t>X</m:t>
        </m:r>
      </m:oMath>
      <w:r>
        <w:rPr>
          <w:b/>
        </w:rPr>
        <w:t>.</w:t>
      </w:r>
    </w:p>
    <w:p w14:paraId="50BDD5B8" w14:textId="77777777" w:rsidR="00FD0942" w:rsidRDefault="00FD0942" w:rsidP="00FD0942">
      <w:r>
        <w:rPr>
          <w:noProof/>
        </w:rPr>
        <mc:AlternateContent>
          <mc:Choice Requires="wpc">
            <w:drawing>
              <wp:inline distT="0" distB="0" distL="0" distR="0" wp14:anchorId="66B4D6DB" wp14:editId="42A36EDE">
                <wp:extent cx="9144000" cy="3016353"/>
                <wp:effectExtent l="0" t="0" r="19050" b="1270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07" name="Text Box 25"/>
                        <wps:cNvSpPr txBox="1"/>
                        <wps:spPr>
                          <a:xfrm>
                            <a:off x="3207732" y="712233"/>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790BC" w14:textId="77777777" w:rsidR="005F2DC8" w:rsidRDefault="005F2DC8" w:rsidP="00B420D9">
                              <w:pPr>
                                <w:pStyle w:val="NormalWeb"/>
                                <w:spacing w:before="0" w:beforeAutospacing="0" w:after="160" w:afterAutospacing="0" w:line="254" w:lineRule="auto"/>
                              </w:pPr>
                              <w:r>
                                <w:rPr>
                                  <w:rFonts w:eastAsia="SimSun"/>
                                  <w:color w:val="00B050"/>
                                  <w:sz w:val="22"/>
                                  <w:szCs w:val="22"/>
                                </w:rPr>
                                <w:t>P, Case 2</w:t>
                              </w:r>
                            </w:p>
                            <w:p w14:paraId="52685CE1" w14:textId="77777777" w:rsidR="005F2DC8" w:rsidRDefault="005F2DC8" w:rsidP="00B420D9">
                              <w:pPr>
                                <w:pStyle w:val="NormalWeb"/>
                                <w:spacing w:before="0" w:beforeAutospacing="0" w:after="160" w:afterAutospacing="0" w:line="254" w:lineRule="auto"/>
                              </w:pPr>
                              <w:r>
                                <w:rPr>
                                  <w:rFonts w:eastAsia="SimSun"/>
                                  <w:sz w:val="22"/>
                                  <w:szCs w:val="22"/>
                                </w:rPr>
                                <w:t> </w:t>
                              </w:r>
                            </w:p>
                            <w:p w14:paraId="08C002C0" w14:textId="77777777" w:rsidR="005F2DC8" w:rsidRDefault="005F2DC8" w:rsidP="00B420D9">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4" name="Text Box 25"/>
                        <wps:cNvSpPr txBox="1"/>
                        <wps:spPr>
                          <a:xfrm>
                            <a:off x="157842" y="823543"/>
                            <a:ext cx="1094015"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2F7488" w14:textId="77777777" w:rsidR="005F2DC8" w:rsidRDefault="005F2DC8"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14:paraId="54966D7B" w14:textId="77777777" w:rsidR="005F2DC8" w:rsidRDefault="005F2DC8" w:rsidP="00FD0942">
                              <w:pPr>
                                <w:pStyle w:val="NormalWeb"/>
                                <w:spacing w:before="0" w:beforeAutospacing="0" w:after="160" w:afterAutospacing="0" w:line="256" w:lineRule="auto"/>
                              </w:pPr>
                            </w:p>
                            <w:p w14:paraId="29F2ECFD" w14:textId="77777777" w:rsidR="005F2DC8" w:rsidRDefault="005F2DC8" w:rsidP="00FD0942">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rot="5400000" flipH="1" flipV="1">
                            <a:off x="526300" y="288955"/>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6D65B" w14:textId="77777777" w:rsidR="005F2DC8" w:rsidRDefault="005F2DC8" w:rsidP="00FD0942">
                              <w:pPr>
                                <w:spacing w:after="0" w:line="240" w:lineRule="auto"/>
                              </w:pPr>
                              <w:r w:rsidRPr="00C91975">
                                <w:t xml:space="preserve">Latitude </w:t>
                              </w:r>
                            </w:p>
                            <w:p w14:paraId="0A2A423F" w14:textId="77777777" w:rsidR="005F2DC8" w:rsidRPr="00C91975" w:rsidRDefault="005F2DC8" w:rsidP="00FD0942">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722BF" w14:textId="77777777" w:rsidR="005F2DC8" w:rsidRPr="00E44F24" w:rsidRDefault="005F2DC8"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4" name="Text Box 45"/>
                        <wps:cNvSpPr txBox="1"/>
                        <wps:spPr>
                          <a:xfrm>
                            <a:off x="11127" y="1520690"/>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360A2" w14:textId="77777777" w:rsidR="005F2DC8" w:rsidRDefault="005F2DC8" w:rsidP="00FD0942">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D37D7" w14:textId="77777777" w:rsidR="005F2DC8" w:rsidRPr="00901682" w:rsidRDefault="005F2DC8"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Text Box 25"/>
                        <wps:cNvSpPr txBox="1"/>
                        <wps:spPr>
                          <a:xfrm>
                            <a:off x="4472002" y="1767509"/>
                            <a:ext cx="41211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4B735" w14:textId="77777777" w:rsidR="005F2DC8" w:rsidRPr="00901682" w:rsidRDefault="00C376A2"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Text Box 25"/>
                        <wps:cNvSpPr txBox="1"/>
                        <wps:spPr>
                          <a:xfrm>
                            <a:off x="2936565" y="1853255"/>
                            <a:ext cx="1485901" cy="45412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891DD" w14:textId="77777777"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2</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925588" y="1790857"/>
                            <a:ext cx="412452" cy="26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8A220" w14:textId="77777777" w:rsidR="005F2DC8" w:rsidRPr="00901682" w:rsidRDefault="00C376A2"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Straight Connector 184"/>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185" name="Straight Connector 185"/>
                        <wps:cNvCnPr/>
                        <wps:spPr>
                          <a:xfrm>
                            <a:off x="2105588" y="292973"/>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6" name="Straight Connector 186"/>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87" name="Straight Connector 187"/>
                        <wps:cNvCnPr/>
                        <wps:spPr>
                          <a:xfrm>
                            <a:off x="4724275" y="307800"/>
                            <a:ext cx="7620" cy="1501775"/>
                          </a:xfrm>
                          <a:prstGeom prst="line">
                            <a:avLst/>
                          </a:prstGeom>
                          <a:ln w="6350">
                            <a:solidFill>
                              <a:srgbClr val="00B050"/>
                            </a:solidFill>
                            <a:prstDash val="dash"/>
                          </a:ln>
                        </wps:spPr>
                        <wps:style>
                          <a:lnRef idx="1">
                            <a:schemeClr val="accent1"/>
                          </a:lnRef>
                          <a:fillRef idx="0">
                            <a:schemeClr val="accent1"/>
                          </a:fillRef>
                          <a:effectRef idx="0">
                            <a:schemeClr val="accent1"/>
                          </a:effectRef>
                          <a:fontRef idx="minor">
                            <a:schemeClr val="tx1"/>
                          </a:fontRef>
                        </wps:style>
                        <wps:bodyPr/>
                      </wps:wsp>
                      <wps:wsp>
                        <wps:cNvPr id="190" name="Oval 190"/>
                        <wps:cNvSpPr/>
                        <wps:spPr>
                          <a:xfrm>
                            <a:off x="2072120" y="967481"/>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Oval 193"/>
                        <wps:cNvSpPr/>
                        <wps:spPr>
                          <a:xfrm>
                            <a:off x="4707946" y="923576"/>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Text Box 25"/>
                        <wps:cNvSpPr txBox="1"/>
                        <wps:spPr>
                          <a:xfrm>
                            <a:off x="1556212" y="669498"/>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5FCA8" w14:textId="77777777" w:rsidR="005F2DC8" w:rsidRPr="006F016C" w:rsidRDefault="005F2DC8"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X1</m:t>
                                      </m:r>
                                    </m:sub>
                                  </m:sSub>
                                </m:oMath>
                              </m:oMathPara>
                            </w:p>
                            <w:p w14:paraId="0F4A822A" w14:textId="77777777" w:rsidR="005F2DC8" w:rsidRDefault="005F2DC8" w:rsidP="00FD0942"/>
                            <w:p w14:paraId="38704386" w14:textId="77777777" w:rsidR="005F2DC8" w:rsidRDefault="005F2DC8" w:rsidP="00FD0942">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Text Box 25"/>
                        <wps:cNvSpPr txBox="1"/>
                        <wps:spPr>
                          <a:xfrm>
                            <a:off x="4354249" y="599258"/>
                            <a:ext cx="1235075"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374BE" w14:textId="77777777" w:rsidR="005F2DC8" w:rsidRDefault="005F2DC8"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X2</m:t>
                                      </m:r>
                                    </m:sub>
                                  </m:sSub>
                                </m:oMath>
                              </m:oMathPara>
                            </w:p>
                            <w:p w14:paraId="0A925479" w14:textId="77777777" w:rsidR="005F2DC8" w:rsidRDefault="005F2DC8" w:rsidP="00FD0942">
                              <w:pPr>
                                <w:pStyle w:val="NormalWeb"/>
                                <w:spacing w:before="0" w:beforeAutospacing="0" w:after="160" w:afterAutospacing="0" w:line="256" w:lineRule="auto"/>
                              </w:pPr>
                              <w:r>
                                <w:rPr>
                                  <w:rFonts w:eastAsia="SimSun"/>
                                  <w:sz w:val="22"/>
                                  <w:szCs w:val="22"/>
                                </w:rPr>
                                <w:t> </w:t>
                              </w:r>
                            </w:p>
                            <w:p w14:paraId="2ABF6952" w14:textId="77777777" w:rsidR="005F2DC8" w:rsidRDefault="005F2DC8" w:rsidP="00FD0942">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 name="Oval 196"/>
                        <wps:cNvSpPr/>
                        <wps:spPr>
                          <a:xfrm flipH="1" flipV="1">
                            <a:off x="3207732" y="468869"/>
                            <a:ext cx="45719" cy="45719"/>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01" name="Isosceles Triangle 201"/>
                        <wps:cNvSpPr/>
                        <wps:spPr>
                          <a:xfrm>
                            <a:off x="3185960" y="897652"/>
                            <a:ext cx="96890" cy="109002"/>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2" name="Picture 202"/>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03" name="Straight Connector 203"/>
                        <wps:cNvCnPr/>
                        <wps:spPr>
                          <a:xfrm flipH="1">
                            <a:off x="1110440" y="967461"/>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05" name="Text Box 205"/>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3968D8" w14:textId="77777777" w:rsidR="005F2DC8" w:rsidRDefault="005F2DC8" w:rsidP="00FD0942">
                              <w:r>
                                <w:t xml:space="preserve">Fig 4. Cases 2: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14C2A62" id="Canvas 206" o:spid="_x0000_s1106"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">
                <v:shape id="_x0000_s1107" type="#_x0000_t75" style="position:absolute;width:91440;height:30162;visibility:visible;mso-wrap-style:square" stroked="t" strokecolor="#00b050" strokeweight=".5pt">
                  <v:fill o:detectmouseclick="t"/>
                  <v:stroke dashstyle="longDashDot"/>
                  <v:path o:connecttype="none"/>
                </v:shape>
                <v:shape id="Text Box 25" o:spid="_x0000_s1108" type="#_x0000_t202" style="position:absolute;left:32077;top:7122;width:9614;height:3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9sYA&#10;AADcAAAADwAAAGRycy9kb3ducmV2LnhtbESPT2vCQBTE7wW/w/IKvRTdVLFKdJVSWhVvNf7B2yP7&#10;mgSzb0N2TeK3d4VCj8PM/IaZLztTioZqV1hW8DaIQBCnVhecKdgn3/0pCOeRNZaWScGNHCwXvac5&#10;xtq2/EPNzmciQNjFqCD3voqldGlOBt3AVsTB+7W1QR9knUldYxvgppTDKHqXBgsOCzlW9JlTetld&#10;jYLza3baum51aEfjUfW1bpLJUSdKvTx3HzMQnjr/H/5rb7SCYTSBx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9sYAAADcAAAADwAAAAAAAAAAAAAAAACYAgAAZHJz&#10;L2Rvd25yZXYueG1sUEsFBgAAAAAEAAQA9QAAAIsDAAAAAA==&#10;" fillcolor="white [3201]" stroked="f" strokeweight=".5pt">
                  <v:textbox>
                    <w:txbxContent>
                      <w:p w:rsidR="005F2DC8" w:rsidRDefault="005F2DC8" w:rsidP="00B420D9">
                        <w:pPr>
                          <w:pStyle w:val="NormalWeb"/>
                          <w:spacing w:before="0" w:beforeAutospacing="0" w:after="160" w:afterAutospacing="0" w:line="254" w:lineRule="auto"/>
                        </w:pPr>
                        <w:r>
                          <w:rPr>
                            <w:rFonts w:eastAsia="SimSun"/>
                            <w:color w:val="00B050"/>
                            <w:sz w:val="22"/>
                            <w:szCs w:val="22"/>
                          </w:rPr>
                          <w:t>P, Case 2</w:t>
                        </w:r>
                      </w:p>
                      <w:p w:rsidR="005F2DC8" w:rsidRDefault="005F2DC8" w:rsidP="00B420D9">
                        <w:pPr>
                          <w:pStyle w:val="NormalWeb"/>
                          <w:spacing w:before="0" w:beforeAutospacing="0" w:after="160" w:afterAutospacing="0" w:line="254" w:lineRule="auto"/>
                        </w:pPr>
                        <w:r>
                          <w:rPr>
                            <w:rFonts w:eastAsia="SimSun"/>
                            <w:sz w:val="22"/>
                            <w:szCs w:val="22"/>
                          </w:rPr>
                          <w:t> </w:t>
                        </w:r>
                      </w:p>
                      <w:p w:rsidR="005F2DC8" w:rsidRDefault="005F2DC8" w:rsidP="00B420D9">
                        <w:pPr>
                          <w:pStyle w:val="NormalWeb"/>
                          <w:spacing w:before="0" w:beforeAutospacing="0" w:after="160" w:afterAutospacing="0" w:line="252" w:lineRule="auto"/>
                        </w:pPr>
                        <w:r>
                          <w:rPr>
                            <w:rFonts w:eastAsia="SimSun"/>
                          </w:rPr>
                          <w:t>,</w:t>
                        </w:r>
                      </w:p>
                    </w:txbxContent>
                  </v:textbox>
                </v:shape>
                <v:shape id="Text Box 25" o:spid="_x0000_s1109" type="#_x0000_t202" style="position:absolute;left:1578;top:8235;width:10940;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gcYA&#10;AADcAAAADwAAAGRycy9kb3ducmV2LnhtbESPQWvCQBSE7wX/w/IEL0U3atUSXaUUbcWbRlt6e2Sf&#10;STD7NmTXJP333UKhx2FmvmFWm86UoqHaFZYVjEcRCOLU6oIzBedkN3wG4TyyxtIyKfgmB5t172GF&#10;sbYtH6k5+UwECLsYFeTeV7GULs3JoBvZijh4V1sb9EHWmdQ1tgFuSjmJork0WHBYyLGi15zS2+lu&#10;FHw9Zp8H171d2ulsWm3fm2TxoROlBv3uZQnCU+f/w3/tvVYwiZ7g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5YgcYAAADcAAAADwAAAAAAAAAAAAAAAACYAgAAZHJz&#10;L2Rvd25yZXYueG1sUEsFBgAAAAAEAAQA9QAAAIsDAAAAAA==&#10;" fillcolor="white [3201]" stroked="f" strokeweight=".5pt">
                  <v:textbox>
                    <w:txbxContent>
                      <w:p w:rsidR="005F2DC8" w:rsidRDefault="005F2DC8" w:rsidP="00FD0942">
                        <w:pPr>
                          <w:pStyle w:val="NormalWeb"/>
                          <w:spacing w:before="0" w:beforeAutospacing="0" w:after="160" w:afterAutospacing="0" w:line="254" w:lineRule="auto"/>
                        </w:pPr>
                        <m:oMathPara>
                          <m:oMathParaPr>
                            <m:jc m:val="centerGroup"/>
                          </m:oMathParaPr>
                          <m:oMath>
                            <m:r>
                              <w:rPr>
                                <w:rFonts w:ascii="Cambria Math" w:hAnsi="Cambria Math"/>
                              </w:rPr>
                              <m:t>X</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r>
                              <w:rPr>
                                <w:rFonts w:ascii="Cambria Math" w:eastAsia="SimSun" w:hAnsi="Cambria Math"/>
                                <w:sz w:val="22"/>
                                <w:szCs w:val="22"/>
                              </w:rPr>
                              <m:t>=</m:t>
                            </m:r>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FD0942">
                        <w:pPr>
                          <w:pStyle w:val="NormalWeb"/>
                          <w:spacing w:before="0" w:beforeAutospacing="0" w:after="160" w:afterAutospacing="0" w:line="256" w:lineRule="auto"/>
                        </w:pPr>
                      </w:p>
                      <w:p w:rsidR="005F2DC8" w:rsidRDefault="005F2DC8" w:rsidP="00FD0942">
                        <w:pPr>
                          <w:pStyle w:val="NormalWeb"/>
                          <w:spacing w:before="0" w:beforeAutospacing="0" w:after="160" w:afterAutospacing="0" w:line="254" w:lineRule="auto"/>
                        </w:pPr>
                      </w:p>
                    </w:txbxContent>
                  </v:textbox>
                </v:shape>
                <v:shape id="Text Box 172" o:spid="_x0000_s1110" type="#_x0000_t202" style="position:absolute;left:5262;top:2890;width:8039;height:435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DPcAA&#10;AADcAAAADwAAAGRycy9kb3ducmV2LnhtbERPS4vCMBC+C/6HMMLeNFXBRzWKCIKwe1n10OPQjGm1&#10;mdQmav33ZmHB23x8z1muW1uJBzW+dKxgOEhAEOdOl2wUnI67/gyED8gaK8ek4EUe1qtuZ4mpdk/+&#10;pcchGBFD2KeooAihTqX0eUEW/cDVxJE7u8ZiiLAxUjf4jOG2kqMkmUiLJceGAmvaFpRfD3erIJPm&#10;W2cmO/lkN5fzMU9+LuVNqa9eu1mACNSGj/jfvddx/nQEf8/EC+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nDPcAAAADcAAAADwAAAAAAAAAAAAAAAACYAgAAZHJzL2Rvd25y&#10;ZXYueG1sUEsFBgAAAAAEAAQA9QAAAIUDAAAAAA==&#10;" fillcolor="white [3201]" stroked="f" strokeweight=".5pt">
                  <v:textbox>
                    <w:txbxContent>
                      <w:p w:rsidR="005F2DC8" w:rsidRDefault="005F2DC8" w:rsidP="00FD0942">
                        <w:pPr>
                          <w:spacing w:after="0" w:line="240" w:lineRule="auto"/>
                        </w:pPr>
                        <w:r w:rsidRPr="00C91975">
                          <w:t xml:space="preserve">Latitude </w:t>
                        </w:r>
                      </w:p>
                      <w:p w:rsidR="005F2DC8" w:rsidRPr="00C91975" w:rsidRDefault="005F2DC8" w:rsidP="00FD0942">
                        <w:pPr>
                          <w:spacing w:after="0" w:line="240" w:lineRule="auto"/>
                        </w:pPr>
                        <w:r w:rsidRPr="00C91975">
                          <w:t>(North, N)</w:t>
                        </w:r>
                      </w:p>
                    </w:txbxContent>
                  </v:textbox>
                </v:shape>
                <v:shape id="Text Box 45" o:spid="_x0000_s1111"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mpsEA&#10;AADcAAAADwAAAGRycy9kb3ducmV2LnhtbERPS4vCMBC+C/6HMII3m66Cj65RRBAE9+Lj0OPQjGl3&#10;m0ltonb//WZB8DYf33OW687W4kGtrxwr+EhSEMSF0xUbBZfzbjQH4QOyxtoxKfglD+tVv7fETLsn&#10;H+lxCkbEEPYZKihDaDIpfVGSRZ+4hjhyV9daDBG2RuoWnzHc1nKcplNpseLYUGJD25KKn9PdKsil&#10;Oejc5Bef7hZyMeHp13d1U2o46DafIAJ14S1+ufc6zp9N4P+ZeIF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FZqbBAAAA3AAAAA8AAAAAAAAAAAAAAAAAmAIAAGRycy9kb3du&#10;cmV2LnhtbFBLBQYAAAAABAAEAPUAAACGAwAAAAA=&#10;" fillcolor="white [3201]" stroked="f" strokeweight=".5pt">
                  <v:textbox>
                    <w:txbxContent>
                      <w:p w:rsidR="005F2DC8" w:rsidRPr="00E44F24" w:rsidRDefault="005F2DC8" w:rsidP="00FD0942">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12" type="#_x0000_t202" style="position:absolute;left:111;top:15206;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1KgMQA&#10;AADcAAAADwAAAGRycy9kb3ducmV2LnhtbERPS2vCQBC+F/oflin0UnTju6SuItKqeNOopbchO01C&#10;s7Mhu03iv3eFQm/z8T1nvuxMKRqqXWFZwaAfgSBOrS44U3BKPnqvIJxH1lhaJgVXcrBcPD7MMda2&#10;5QM1R5+JEMIuRgW591UspUtzMuj6tiIO3LetDfoA60zqGtsQbko5jKKpNFhwaMixonVO6c/x1yj4&#10;esk+967bnNvRZFS9b5tkdtGJUs9P3eoNhKfO/4v/3Dsd5s/G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NSoDEAAAA3AAAAA8AAAAAAAAAAAAAAAAAmAIAAGRycy9k&#10;b3ducmV2LnhtbFBLBQYAAAAABAAEAPUAAACJAwAAAAA=&#10;" fillcolor="white [3201]" stroked="f" strokeweight=".5pt">
                  <v:textbox>
                    <w:txbxContent>
                      <w:p w:rsidR="005F2DC8" w:rsidRDefault="005F2DC8" w:rsidP="00FD0942">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13"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HvG8QA&#10;AADcAAAADwAAAGRycy9kb3ducmV2LnhtbERPS2vCQBC+C/0PyxR6kbqxYpXUVaTUB96a1Jbehuw0&#10;Cc3OhuyaxH/vCoK3+fies1j1phItNa60rGA8ikAQZ1aXnCv4SjfPcxDOI2usLJOCMzlYLR8GC4y1&#10;7fiT2sTnIoSwi1FB4X0dS+myggy6ka2JA/dnG4M+wCaXusEuhJtKvkTRqzRYcmgosKb3grL/5GQU&#10;/A7zn4Prt8duMp3UH7s2nX3rVKmnx379BsJT7+/im3uvw/zZFK7PhA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B7xv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14" type="#_x0000_t202" style="position:absolute;left:44720;top:17675;width:412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P8QA&#10;AADcAAAADwAAAGRycy9kb3ducmV2LnhtbERPTWvCQBC9F/wPywheSt1Y0Up0lVJqFW8abfE2ZMck&#10;mJ0N2W0S/70rFHqbx/ucxaozpWiodoVlBaNhBII4tbrgTMExWb/MQDiPrLG0TApu5GC17D0tMNa2&#10;5T01B5+JEMIuRgW591UspUtzMuiGtiIO3MXWBn2AdSZ1jW0IN6V8jaKpNFhwaMixoo+c0uvh1yg4&#10;P2c/O9d9ndrxZFx9bprk7VsnSg363fschKfO/4v/3Fsd5s9G8HgmX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vmT/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sSub>
                              <m:sSubPr>
                                <m:ctrlPr>
                                  <w:rPr>
                                    <w:rFonts w:ascii="Cambria Math" w:eastAsia="SimSun" w:hAnsi="Cambria Math"/>
                                    <w:i/>
                                    <w:iCs/>
                                    <w:color w:val="3333FF"/>
                                    <w:sz w:val="22"/>
                                    <w:szCs w:val="22"/>
                                  </w:rPr>
                                </m:ctrlPr>
                              </m:sSubPr>
                              <m:e>
                                <m:r>
                                  <w:rPr>
                                    <w:rFonts w:ascii="Cambria Math" w:eastAsia="SimSun" w:hAnsi="Cambria Math"/>
                                    <w:color w:val="3333FF"/>
                                    <w:sz w:val="22"/>
                                    <w:szCs w:val="22"/>
                                  </w:rPr>
                                  <m:t>Y</m:t>
                                </m:r>
                              </m:e>
                              <m:sub>
                                <m:r>
                                  <w:rPr>
                                    <w:rFonts w:ascii="Cambria Math" w:eastAsia="SimSun" w:hAnsi="Cambria Math"/>
                                    <w:color w:val="3333FF"/>
                                    <w:sz w:val="22"/>
                                    <w:szCs w:val="22"/>
                                  </w:rPr>
                                  <m:t>2</m:t>
                                </m:r>
                              </m:sub>
                            </m:sSub>
                          </m:oMath>
                        </m:oMathPara>
                      </w:p>
                    </w:txbxContent>
                  </v:textbox>
                </v:shape>
                <v:shape id="Text Box 25" o:spid="_x0000_s1115" type="#_x0000_t202" style="position:absolute;left:29365;top:18532;width:14859;height:45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HSMQA&#10;AADcAAAADwAAAGRycy9kb3ducmV2LnhtbERPTWvCQBC9C/0PyxR6kbpRsZXUVaS0Kt6aaEtvQ3aa&#10;hGZnQ3ZN4r93BcHbPN7nLFa9qURLjSstKxiPIhDEmdUl5woO6efzHITzyBory6TgTA5Wy4fBAmNt&#10;O/6iNvG5CCHsYlRQeF/HUrqsIINuZGviwP3ZxqAPsMmlbrAL4aaSkyh6kQZLDg0F1vReUPafnIyC&#10;32H+s3f95thNZ9P6Y9umr986VerpsV+/gfDU+7v45t7pMH8+gesz4QK5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9B0jEAAAA3AAAAA8AAAAAAAAAAAAAAAAAmAIAAGRycy9k&#10;b3ducmV2LnhtbFBLBQYAAAAABAAEAPUAAACJAwAAAAA=&#10;" fillcolor="white [3201]" stroked="f" strokeweight=".5pt">
                  <v:textbox>
                    <w:txbxContent>
                      <w:p w:rsidR="005F2DC8" w:rsidRPr="00901682" w:rsidRDefault="005F2DC8" w:rsidP="00FD0942">
                        <w:pPr>
                          <w:pStyle w:val="NormalWeb"/>
                          <w:spacing w:before="0" w:beforeAutospacing="0" w:after="160" w:afterAutospacing="0" w:line="256" w:lineRule="auto"/>
                          <w:rPr>
                            <w:color w:val="3333FF"/>
                          </w:rPr>
                        </w:pPr>
                        <m:oMathPara>
                          <m:oMathParaPr>
                            <m:jc m:val="centerGroup"/>
                          </m:oMathParaPr>
                          <m:oMath>
                            <m:r>
                              <w:rPr>
                                <w:rFonts w:ascii="Cambria Math" w:hAnsi="Cambria Math"/>
                                <w:color w:val="3333FF"/>
                              </w:rPr>
                              <m:t>Y :Case 2</m:t>
                            </m:r>
                          </m:oMath>
                        </m:oMathPara>
                      </w:p>
                    </w:txbxContent>
                  </v:textbox>
                </v:shape>
                <v:shape id="Text Box 183" o:spid="_x0000_s1116" type="#_x0000_t202" style="position:absolute;left:19255;top:17908;width:4125;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i08QA&#10;AADcAAAADwAAAGRycy9kb3ducmV2LnhtbERPTWvCQBC9C/0PyxR6Ed20wVaiq5TSVvGmUUtvQ3ZM&#10;QrOzIbtN4r93BcHbPN7nzJe9qURLjSstK3geRyCIM6tLzhXs06/RFITzyBory6TgTA6Wi4fBHBNt&#10;O95Su/O5CCHsElRQeF8nUrqsIINubGviwJ1sY9AH2ORSN9iFcFPJlyh6lQZLDg0F1vRRUPa3+zcK&#10;fof5z8b134cunsT156pN3446VerpsX+fgfDU+7v45l7rMH8aw/WZcIF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xotPEAAAA3AAAAA8AAAAAAAAAAAAAAAAAmAIAAGRycy9k&#10;b3ducmV2LnhtbFBLBQYAAAAABAAEAPUAAACJAwAAAAA=&#10;" fillcolor="white [3201]" stroked="f" strokeweight=".5pt">
                  <v:textbox>
                    <w:txbxContent>
                      <w:p w:rsidR="005F2DC8" w:rsidRPr="00901682" w:rsidRDefault="005F2DC8" w:rsidP="00FD0942">
                        <w:pPr>
                          <w:rPr>
                            <w:color w:val="3333FF"/>
                          </w:rPr>
                        </w:pPr>
                        <m:oMathPara>
                          <m:oMath>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oMath>
                        </m:oMathPara>
                      </w:p>
                    </w:txbxContent>
                  </v:textbox>
                </v:shape>
                <v:line id="Straight Connector 184" o:spid="_x0000_s1117"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Qa1MAAAADcAAAADwAAAGRycy9kb3ducmV2LnhtbERPTWvDMAy9D/ofjAa7rc5KCSWrU7bS&#10;0l3XtXcRa3FILJvYTdx/Pw8Gu+nxPrXdJTuIicbQOVbwsixAEDdOd9wquHwdnzcgQkTWODgmBXcK&#10;sKsXD1ustJv5k6ZzbEUO4VChAhOjr6QMjSGLYek8cea+3WgxZji2Uo8453A7yFVRlNJix7nBoKe9&#10;oaY/36yCMhl/SsW6n4720L3P5eAP5VWpp8f09goiUor/4j/3h87zN2v4fSZfIO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kGtTAAAAA3AAAAA8AAAAAAAAAAAAAAAAA&#10;oQIAAGRycy9kb3ducmV2LnhtbFBLBQYAAAAABAAEAPkAAACOAwAAAAA=&#10;" strokecolor="#33f" strokeweight="1pt">
                  <v:stroke startarrow="block" joinstyle="miter"/>
                </v:line>
                <v:line id="Straight Connector 185" o:spid="_x0000_s1118" style="position:absolute;visibility:visible;mso-wrap-style:square" from="21055,2929" to="21132,1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aCcMIAAADcAAAADwAAAGRycy9kb3ducmV2LnhtbERPTWvCQBC9F/oflhG81U0qFYmuQUrF&#10;NLdGL96G7DRJzc6G7BqTf+8WCr3N433ONh1NKwbqXWNZQbyIQBCXVjdcKTifDi9rEM4ja2wtk4KJ&#10;HKS756ctJtre+YuGwlcihLBLUEHtfZdI6cqaDLqF7YgD9217gz7AvpK6x3sIN618jaKVNNhwaKix&#10;o/eaymtxMwr2+eGUryb+kJzFy+6n+KyOt4tS89m434DwNPp/8Z8702H++g1+nwkX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uaCcMIAAADcAAAADwAAAAAAAAAAAAAA&#10;AAChAgAAZHJzL2Rvd25yZXYueG1sUEsFBgAAAAAEAAQA+QAAAJADAAAAAA==&#10;" strokecolor="black [3213]" strokeweight=".5pt">
                  <v:stroke dashstyle="dash" joinstyle="miter"/>
                </v:line>
                <v:line id="Straight Connector 186" o:spid="_x0000_s1119"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QcB8IAAADcAAAADwAAAGRycy9kb3ducmV2LnhtbERPS2vCQBC+F/wPywi91Y0tBEndBBGl&#10;qTdjL70N2WkSzc6G7JrHv+8WCt7m43vONptMKwbqXWNZwXoVgSAurW64UvB1Ob5sQDiPrLG1TApm&#10;cpCli6ctJtqOfKah8JUIIewSVFB73yVSurImg25lO+LA/djeoA+wr6TucQzhppWvURRLgw2Hhho7&#10;2tdU3oq7UbA7HS+neOaD5Hz91l2Lz+rj/q3U83LavYPwNPmH+N+d6zB/E8PfM+ECm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QcB8IAAADcAAAADwAAAAAAAAAAAAAA&#10;AAChAgAAZHJzL2Rvd25yZXYueG1sUEsFBgAAAAAEAAQA+QAAAJADAAAAAA==&#10;" strokecolor="black [3213]" strokeweight=".5pt">
                  <v:stroke dashstyle="dash" joinstyle="miter"/>
                </v:line>
                <v:line id="Straight Connector 187" o:spid="_x0000_s1120" style="position:absolute;visibility:visible;mso-wrap-style:square" from="47242,3078" to="47318,18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eUVMAAAADcAAAADwAAAGRycy9kb3ducmV2LnhtbERP2arCMBB9F/yHMIJvmiq40GsUEVzA&#10;BdT7AUMzty23mZQmtvXvjSD4NoezzmLVmkLUVLncsoLRMAJBnFidc6rg974dzEE4j6yxsEwKnuRg&#10;tex2Fhhr2/CV6ptPRQhhF6OCzPsyltIlGRl0Q1sSB+7PVgZ9gFUqdYVNCDeFHEfRVBrMOTRkWNIm&#10;o+T/9jAKZD47lfvmvPOP47SWk83F7O8Xpfq9dv0DwlPrv+KP+6DD/PkM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DHlFTAAAAA3AAAAA8AAAAAAAAAAAAAAAAA&#10;oQIAAGRycy9kb3ducmV2LnhtbFBLBQYAAAAABAAEAPkAAACOAwAAAAA=&#10;" strokecolor="#00b050" strokeweight=".5pt">
                  <v:stroke dashstyle="dash" joinstyle="miter"/>
                </v:line>
                <v:oval id="Oval 190" o:spid="_x0000_s1121" style="position:absolute;left:20721;top:9674;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jqUcQA&#10;AADcAAAADwAAAGRycy9kb3ducmV2LnhtbESPQWvCQBCF7wX/wzJCb3VjD8VGVxFB8FCwTVu9jtkx&#10;CWZnl+yapP++cyj0NsN78943q83oWtVTFxvPBuazDBRx6W3DlYGvz/3TAlRMyBZbz2TghyJs1pOH&#10;FebWD/xBfZEqJSEcczRQpxRyrWNZk8M484FYtKvvHCZZu0rbDgcJd61+zrIX7bBhaagx0K6m8lbc&#10;nYEwvl3m3+Hdn+IiOBqKc49HNuZxOm6XoBKN6d/8d32wgv8q+PKMT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I6lHEAAAA3AAAAA8AAAAAAAAAAAAAAAAAmAIAAGRycy9k&#10;b3ducmV2LnhtbFBLBQYAAAAABAAEAPUAAACJAwAAAAA=&#10;" fillcolor="red" strokecolor="red" strokeweight="1pt">
                  <v:stroke joinstyle="miter"/>
                </v:oval>
                <v:oval id="Oval 193" o:spid="_x0000_s1122" style="position:absolute;left:47079;top:923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0JsIA&#10;AADcAAAADwAAAGRycy9kb3ducmV2LnhtbERPTWvCQBC9C/6HZYTedKOFYqObIILQQ6FttHods9Mk&#10;NDu7ZLdJ+u+7BcHbPN7nbPPRtKKnzjeWFSwXCQji0uqGKwWn42G+BuEDssbWMin4JQ95Np1sMdV2&#10;4A/qi1CJGMI+RQV1CC6V0pc1GfQL64gj92U7gyHCrpK6wyGGm1aukuRJGmw4NtToaF9T+V38GAVu&#10;fL0uP927Pfu1MzQUlx7fWKmH2bjbgAg0hrv45n7Rcf7zI/w/Ey+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nQmwgAAANwAAAAPAAAAAAAAAAAAAAAAAJgCAABkcnMvZG93&#10;bnJldi54bWxQSwUGAAAAAAQABAD1AAAAhwMAAAAA&#10;" fillcolor="red" strokecolor="red" strokeweight="1pt">
                  <v:stroke joinstyle="miter"/>
                </v:oval>
                <v:shape id="Text Box 25" o:spid="_x0000_s1123" type="#_x0000_t202" style="position:absolute;left:15562;top:6694;width:12356;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sesUA&#10;AADcAAAADwAAAGRycy9kb3ducmV2LnhtbERPS2vCQBC+F/oflil4Kbqx1lfqKkXqg95qtMXbkJ0m&#10;wexsyK5J+u/dQqG3+fies1h1phQN1a6wrGA4iEAQp1YXnCk4Jpv+DITzyBpLy6Tghxyslvd3C4y1&#10;bfmDmoPPRAhhF6OC3PsqltKlORl0A1sRB+7b1gZ9gHUmdY1tCDelfIqiiTRYcGjIsaJ1TunlcDUK&#10;zo/Z17vrtqd2NB5Vb7smmX7qRKneQ/f6AsJT5//Ff+69DvPnz/D7TLh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ax6xQAAANwAAAAPAAAAAAAAAAAAAAAAAJgCAABkcnMv&#10;ZG93bnJldi54bWxQSwUGAAAAAAQABAD1AAAAigMAAAAA&#10;" fillcolor="white [3201]" stroked="f" strokeweight=".5pt">
                  <v:textbox>
                    <w:txbxContent>
                      <w:p w:rsidR="005F2DC8" w:rsidRPr="006F016C" w:rsidRDefault="005F2DC8" w:rsidP="00FD0942">
                        <w:pPr>
                          <w:rPr>
                            <w:color w:val="FF0000"/>
                          </w:rPr>
                        </w:pPr>
                        <m:oMathPara>
                          <m:oMath>
                            <m:r>
                              <w:rPr>
                                <w:rFonts w:ascii="Cambria Math" w:hAnsi="Cambria Math"/>
                                <w:color w:val="FF0000"/>
                              </w:rPr>
                              <m:t>f</m:t>
                            </m:r>
                            <m:d>
                              <m:dPr>
                                <m:ctrlPr>
                                  <w:rPr>
                                    <w:rFonts w:ascii="Cambria Math" w:hAnsi="Cambria Math"/>
                                    <w:i/>
                                    <w:color w:val="FF0000"/>
                                  </w:rPr>
                                </m:ctrlPr>
                              </m:dPr>
                              <m:e>
                                <m:r>
                                  <w:rPr>
                                    <w:rFonts w:ascii="Cambria Math" w:hAnsi="Cambria Math"/>
                                    <w:color w:val="FF0000"/>
                                  </w:rPr>
                                  <m:t>X,</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X1</m:t>
                                </m:r>
                              </m:sub>
                            </m:sSub>
                          </m:oMath>
                        </m:oMathPara>
                      </w:p>
                      <w:p w:rsidR="005F2DC8" w:rsidRDefault="005F2DC8" w:rsidP="00FD0942"/>
                      <w:p w:rsidR="005F2DC8" w:rsidRDefault="005F2DC8" w:rsidP="00FD0942">
                        <w:pPr>
                          <w:pStyle w:val="NormalWeb"/>
                          <w:spacing w:before="0" w:beforeAutospacing="0" w:after="160" w:afterAutospacing="0" w:line="256" w:lineRule="auto"/>
                        </w:pPr>
                        <w:r>
                          <w:t>,</w:t>
                        </w:r>
                      </w:p>
                    </w:txbxContent>
                  </v:textbox>
                </v:shape>
                <v:shape id="Text Box 25" o:spid="_x0000_s1124" type="#_x0000_t202" style="position:absolute;left:43542;top:5992;width:12351;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0J4cQA&#10;AADcAAAADwAAAGRycy9kb3ducmV2LnhtbERPS2vCQBC+F/oflin0IrppxUejq5SiVbxptKW3ITsm&#10;odnZkF2T9N+7gtDbfHzPmS87U4qGaldYVvAyiEAQp1YXnCk4Juv+FITzyBpLy6TgjxwsF48Pc4y1&#10;bXlPzcFnIoSwi1FB7n0VS+nSnAy6ga2IA3e2tUEfYJ1JXWMbwk0pX6NoLA0WHBpyrOgjp/T3cDEK&#10;fnrZ9851n6d2OBpWq02TTL50otTzU/c+A+Gp8//iu3urw/y3EdyeCR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NCeHEAAAA3AAAAA8AAAAAAAAAAAAAAAAAmAIAAGRycy9k&#10;b3ducmV2LnhtbFBLBQYAAAAABAAEAPUAAACJAwAAAAA=&#10;" fillcolor="white [3201]" stroked="f" strokeweight=".5pt">
                  <v:textbox>
                    <w:txbxContent>
                      <w:p w:rsidR="005F2DC8" w:rsidRDefault="005F2DC8" w:rsidP="00FD0942">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r>
                                  <w:rPr>
                                    <w:rFonts w:ascii="Cambria Math" w:eastAsia="SimSun" w:hAnsi="Cambria Math"/>
                                    <w:color w:val="FF0000"/>
                                    <w:sz w:val="22"/>
                                    <w:szCs w:val="22"/>
                                  </w:rPr>
                                  <m:t>X,</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Y</m:t>
                                    </m:r>
                                  </m:e>
                                  <m:sub>
                                    <m:r>
                                      <w:rPr>
                                        <w:rFonts w:ascii="Cambria Math" w:eastAsia="SimSun" w:hAnsi="Cambria Math"/>
                                        <w:color w:val="FF0000"/>
                                        <w:sz w:val="22"/>
                                        <w:szCs w:val="22"/>
                                      </w:rPr>
                                      <m:t>2</m:t>
                                    </m:r>
                                  </m:sub>
                                </m:sSub>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X2</m:t>
                                </m:r>
                              </m:sub>
                            </m:sSub>
                          </m:oMath>
                        </m:oMathPara>
                      </w:p>
                      <w:p w:rsidR="005F2DC8" w:rsidRDefault="005F2DC8" w:rsidP="00FD0942">
                        <w:pPr>
                          <w:pStyle w:val="NormalWeb"/>
                          <w:spacing w:before="0" w:beforeAutospacing="0" w:after="160" w:afterAutospacing="0" w:line="256" w:lineRule="auto"/>
                        </w:pPr>
                        <w:r>
                          <w:rPr>
                            <w:rFonts w:eastAsia="SimSun"/>
                            <w:sz w:val="22"/>
                            <w:szCs w:val="22"/>
                          </w:rPr>
                          <w:t> </w:t>
                        </w:r>
                      </w:p>
                      <w:p w:rsidR="005F2DC8" w:rsidRDefault="005F2DC8" w:rsidP="00FD0942">
                        <w:pPr>
                          <w:pStyle w:val="NormalWeb"/>
                          <w:spacing w:before="0" w:beforeAutospacing="0" w:after="160" w:afterAutospacing="0" w:line="254" w:lineRule="auto"/>
                        </w:pPr>
                        <w:r>
                          <w:rPr>
                            <w:rFonts w:eastAsia="SimSun"/>
                          </w:rPr>
                          <w:t>,</w:t>
                        </w:r>
                      </w:p>
                    </w:txbxContent>
                  </v:textbox>
                </v:shape>
                <v:oval id="Oval 196" o:spid="_x0000_s1125" style="position:absolute;left:32077;top:4688;width:457;height:457;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kM+sIA&#10;AADcAAAADwAAAGRycy9kb3ducmV2LnhtbERPyWrDMBC9B/oPYgq51bITMKkbJZRm6y1bS6+DNbFM&#10;rZGxFMf9+6pQyG0eb535crCN6KnztWMFWZKCIC6drrlS8HHePM1A+ICssXFMCn7Iw3LxMJpjod2N&#10;j9SfQiViCPsCFZgQ2kJKXxqy6BPXEkfu4jqLIcKukrrDWwy3jZykaS4t1hwbDLb0Zqj8Pl2tgs99&#10;lW1ztzvoVXvuTZNN15fJl1Ljx+H1BUSgIdzF/+53Hec/5/D3TL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KQz6wgAAANwAAAAPAAAAAAAAAAAAAAAAAJgCAABkcnMvZG93&#10;bnJldi54bWxQSwUGAAAAAAQABAD1AAAAhwMAAAAA&#10;" fillcolor="black [3213]" stroked="f" strokeweight="1pt">
                  <v:stroke joinstyle="miter"/>
                </v:oval>
                <v:line id="Straight Connector 198" o:spid="_x0000_s112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qVdcIAAADcAAAADwAAAGRycy9kb3ducmV2LnhtbESPQW/CMAyF70j7D5EncYOUHVDpCAih&#10;TdphlwG7m8ZrqjVOlYS2+/fzAYmbrff83uftfvKdGiimNrCB1bIARVwH23Jj4HJ+X5SgUka22AUm&#10;A3+UYL97mm2xsmHkLxpOuVESwqlCAy7nvtI61Y48pmXoiUX7CdFjljU22kYcJdx3+qUo1tpjy9Lg&#10;sKejo/r3dPMG9Nv3Zyz5enXUH8pxuBUT+Ysx8+fp8Aoq05Qf5vv1hxX8jdDKMzKB3v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qVdcIAAADcAAAADwAAAAAAAAAAAAAA&#10;AAChAgAAZHJzL2Rvd25yZXYueG1sUEsFBgAAAAAEAAQA+QAAAJADAAAAAA==&#10;" strokecolor="#44546a [3215]" strokeweight="1pt">
                  <v:stroke startarrow="block" joinstyle="miter"/>
                </v:line>
                <v:shape id="Isosceles Triangle 201" o:spid="_x0000_s1127" type="#_x0000_t5" style="position:absolute;left:31859;top:8976;width:969;height:1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KE8MA&#10;AADcAAAADwAAAGRycy9kb3ducmV2LnhtbESP0WqDQBRE3wv9h+UW8lKSNQmVYF1DSFPiq4kfcHFv&#10;1cS9K+5Wzd93C4U+DjNzhkn3s+nESINrLStYryIQxJXVLdcKyuvncgfCeWSNnWVS8CAH++z5KcVE&#10;24kLGi++FgHCLkEFjfd9IqWrGjLoVrYnDt6XHQz6IIda6gGnADed3ERRLA22HBYa7OnYUHW/fBsF&#10;lY1f84+R9K0sptO043P99tgqtXiZD+8gPM3+P/zXzrWCTbSG3zPh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lKE8MAAADcAAAADwAAAAAAAAAAAAAAAACYAgAAZHJzL2Rv&#10;d25yZXYueG1sUEsFBgAAAAAEAAQA9QAAAIgDAAAAAA==&#10;" fillcolor="#00b050" stroked="f" strokeweight="1pt"/>
                <v:shape id="Picture 202" o:spid="_x0000_s112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Tv5bFAAAA3AAAAA8AAABkcnMvZG93bnJldi54bWxEj0FrwkAUhO+F/oflFXopdbcpFImuEgqF&#10;noRqkXp7Zp9JTPZtyG5M8u+7guBxmJlvmOV6tI24UOcrxxreZgoEce5MxYWG393X6xyED8gGG8ek&#10;YSIP69XjwxJT4wb+ocs2FCJC2KeooQyhTaX0eUkW/cy1xNE7uc5iiLIrpOlwiHDbyESpD2mx4rhQ&#10;YkufJeX1trcazsiH48G8yOx902d/m3ky1Wqv9fPTmC1ABBrDPXxrfxsNiUrgeiYeAbn6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07+WxQAAANwAAAAPAAAAAAAAAAAAAAAA&#10;AJ8CAABkcnMvZG93bnJldi54bWxQSwUGAAAAAAQABAD3AAAAkQMAAAAA&#10;">
                  <v:imagedata r:id="rId14" o:title="" croptop="16490f" cropbottom="19936f" cropleft="35290f" cropright="14158f"/>
                </v:shape>
                <v:line id="Straight Connector 203" o:spid="_x0000_s1129" style="position:absolute;flip:x;visibility:visible;mso-wrap-style:square" from="11104,9674" to="50821,9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NlMYAAADcAAAADwAAAGRycy9kb3ducmV2LnhtbESPQWvCQBSE74L/YXlCb7rRFq3RNYi2&#10;UBALjUKuj+wzicm+Ddmtxn/fLRR6HGbmG2ad9KYRN+pcZVnBdBKBIM6trrhQcD69j19BOI+ssbFM&#10;Ch7kINkMB2uMtb3zF91SX4gAYRejgtL7NpbS5SUZdBPbEgfvYjuDPsiukLrDe4CbRs6iaC4NVhwW&#10;SmxpV1Jep99Gwef+uK8vV3qbV49FNt1li5fD8qDU06jfrkB46v1/+K/9oRXMomf4PROOgNz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xjZTGAAAA3AAAAA8AAAAAAAAA&#10;AAAAAAAAoQIAAGRycy9kb3ducmV2LnhtbFBLBQYAAAAABAAEAPkAAACUAwAAAAA=&#10;" strokecolor="#33f" strokeweight=".5pt">
                  <v:stroke dashstyle="dash" joinstyle="miter"/>
                </v:line>
                <v:shape id="Text Box 205" o:spid="_x0000_s113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9GscA&#10;AADcAAAADwAAAGRycy9kb3ducmV2LnhtbESPT2vCQBTE74LfYXlCL0U3VfxD6iqltFq8mailt0f2&#10;NQnNvg3ZbRK/vVsoeBxm5jfMetubSrTUuNKygqdJBII4s7rkXMEpfR+vQDiPrLGyTAqu5GC7GQ7W&#10;GGvb8ZHaxOciQNjFqKDwvo6ldFlBBt3E1sTB+7aNQR9kk0vdYBfgppLTKFpIgyWHhQJrei0o+0l+&#10;jYKvx/zz4PrduZvNZ/Xbvk2XF50q9TDqX55BeOr9Pfzf/tAKptEc/s6EIy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i/RrHAAAA3AAAAA8AAAAAAAAAAAAAAAAAmAIAAGRy&#10;cy9kb3ducmV2LnhtbFBLBQYAAAAABAAEAPUAAACMAwAAAAA=&#10;" fillcolor="white [3201]" stroked="f" strokeweight=".5pt">
                  <v:textbox>
                    <w:txbxContent>
                      <w:p w:rsidR="005F2DC8" w:rsidRDefault="005F2DC8" w:rsidP="00FD0942">
                        <w:r>
                          <w:t xml:space="preserve">Fig 4. Cases 2: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&lt;</m:t>
                          </m:r>
                          <m:r>
                            <w:rPr>
                              <w:rFonts w:ascii="Cambria Math" w:hAnsi="Cambria Math"/>
                            </w:rPr>
                            <m:t>Y</m:t>
                          </m:r>
                          <m:r>
                            <m:rPr>
                              <m:sty m:val="p"/>
                            </m:rPr>
                            <w:rPr>
                              <w:rFonts w:ascii="Cambria Math" w:hAnsi="Cambria Math"/>
                            </w:rPr>
                            <m:t>&lt;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w10:anchorlock/>
              </v:group>
            </w:pict>
          </mc:Fallback>
        </mc:AlternateContent>
      </w:r>
    </w:p>
    <w:p w14:paraId="1DBCE3B7" w14:textId="77777777" w:rsidR="00913168" w:rsidRPr="00863167" w:rsidRDefault="00913168" w:rsidP="00913168">
      <w:pPr>
        <w:pStyle w:val="Heading1"/>
      </w:pPr>
      <w:r>
        <w:t xml:space="preserve">Case 3: </w:t>
      </w:r>
      <m:oMath>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1</m:t>
            </m:r>
          </m:sub>
        </m:sSub>
        <m:r>
          <m:rPr>
            <m:sty m:val="bi"/>
          </m:rPr>
          <w:rPr>
            <w:rFonts w:ascii="Cambria Math" w:hAnsi="Cambria Math"/>
            <w:color w:val="FF0000"/>
          </w:rPr>
          <m:t>&lt;X&lt;</m:t>
        </m:r>
        <m:sSub>
          <m:sSubPr>
            <m:ctrlPr>
              <w:rPr>
                <w:rFonts w:ascii="Cambria Math" w:hAnsi="Cambria Math"/>
                <w:i/>
                <w:color w:val="FF0000"/>
              </w:rPr>
            </m:ctrlPr>
          </m:sSubPr>
          <m:e>
            <m:r>
              <m:rPr>
                <m:sty m:val="bi"/>
              </m:rPr>
              <w:rPr>
                <w:rFonts w:ascii="Cambria Math" w:hAnsi="Cambria Math"/>
                <w:color w:val="FF0000"/>
              </w:rPr>
              <m:t>X</m:t>
            </m:r>
          </m:e>
          <m:sub>
            <m:r>
              <m:rPr>
                <m:sty m:val="bi"/>
              </m:rPr>
              <w:rPr>
                <w:rFonts w:ascii="Cambria Math" w:hAnsi="Cambria Math"/>
                <w:color w:val="FF0000"/>
              </w:rPr>
              <m:t>2</m:t>
            </m:r>
          </m:sub>
        </m:sSub>
      </m:oMath>
      <w:r w:rsidRPr="00913168">
        <w:rPr>
          <w:color w:val="FF0000"/>
        </w:rPr>
        <w:t xml:space="preserve"> and  </w:t>
      </w:r>
      <m:oMath>
        <m:d>
          <m:dPr>
            <m:ctrlPr>
              <w:rPr>
                <w:rFonts w:ascii="Cambria Math" w:hAnsi="Cambria Math"/>
                <w:i/>
                <w:color w:val="FF0000"/>
              </w:rPr>
            </m:ctrlPr>
          </m:dPr>
          <m:e>
            <m:r>
              <m:rPr>
                <m:sty m:val="bi"/>
              </m:rPr>
              <w:rPr>
                <w:rFonts w:ascii="Cambria Math" w:hAnsi="Cambria Math"/>
                <w:color w:val="FF0000"/>
              </w:rPr>
              <m:t>Y=</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1</m:t>
                </m:r>
              </m:sub>
            </m:sSub>
            <m:r>
              <m:rPr>
                <m:sty m:val="bi"/>
              </m:rPr>
              <w:rPr>
                <w:rFonts w:ascii="Cambria Math" w:hAnsi="Cambria Math"/>
                <w:color w:val="FF0000"/>
              </w:rPr>
              <m:t>=</m:t>
            </m:r>
            <m:sSub>
              <m:sSubPr>
                <m:ctrlPr>
                  <w:rPr>
                    <w:rFonts w:ascii="Cambria Math" w:hAnsi="Cambria Math"/>
                    <w:i/>
                    <w:color w:val="FF0000"/>
                  </w:rPr>
                </m:ctrlPr>
              </m:sSubPr>
              <m:e>
                <m:r>
                  <m:rPr>
                    <m:sty m:val="bi"/>
                  </m:rPr>
                  <w:rPr>
                    <w:rFonts w:ascii="Cambria Math" w:hAnsi="Cambria Math"/>
                    <w:color w:val="FF0000"/>
                  </w:rPr>
                  <m:t>Y</m:t>
                </m:r>
              </m:e>
              <m:sub>
                <m:r>
                  <m:rPr>
                    <m:sty m:val="bi"/>
                  </m:rPr>
                  <w:rPr>
                    <w:rFonts w:ascii="Cambria Math" w:hAnsi="Cambria Math"/>
                    <w:color w:val="FF0000"/>
                  </w:rPr>
                  <m:t>2</m:t>
                </m:r>
              </m:sub>
            </m:sSub>
          </m:e>
        </m:d>
      </m:oMath>
      <w:r w:rsidRPr="00913168">
        <w:rPr>
          <w:color w:val="FF0000"/>
          <w:shd w:val="clear" w:color="auto" w:fill="FBE4D5" w:themeFill="accent2" w:themeFillTint="33"/>
        </w:rPr>
        <w:t xml:space="preserve"> </w:t>
      </w:r>
      <w:r w:rsidRPr="00913168">
        <w:rPr>
          <w:color w:val="FF0000"/>
        </w:rPr>
        <w:t xml:space="preserve">: </w:t>
      </w:r>
    </w:p>
    <w:p w14:paraId="72789E39" w14:textId="77777777" w:rsidR="00913168" w:rsidRDefault="00913168" w:rsidP="00913168">
      <w:pPr>
        <w:rPr>
          <w:iCs/>
        </w:rPr>
      </w:pPr>
      <w:r>
        <w:t xml:space="preserve">The case 3 contains the two red circle dots </w:t>
      </w:r>
      <m:oMath>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r>
              <w:rPr>
                <w:rFonts w:ascii="Cambria Math" w:hAnsi="Cambria Math"/>
                <w:color w:val="FF0000"/>
              </w:rPr>
              <m:t>,Y</m:t>
            </m:r>
          </m:e>
        </m:d>
        <m:r>
          <w:rPr>
            <w:rFonts w:ascii="Cambria Math" w:hAnsi="Cambria Math"/>
            <w:color w:val="FF0000"/>
          </w:rPr>
          <m:t xml:space="preserve"> </m:t>
        </m:r>
      </m:oMath>
      <w:r>
        <w:rPr>
          <w:color w:val="FF0000"/>
        </w:rPr>
        <w:t xml:space="preserve"> </w:t>
      </w:r>
      <w:r w:rsidRPr="00C91975">
        <w:t xml:space="preserve">associate with their geoid heights </w:t>
      </w:r>
      <m:oMath>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iY</m:t>
            </m:r>
          </m:sub>
        </m:sSub>
      </m:oMath>
      <w:r w:rsidRPr="00C91975">
        <w:rPr>
          <w:i/>
          <w:iCs/>
          <w:color w:val="FF0000"/>
        </w:rPr>
        <w:t xml:space="preserve"> (i</w:t>
      </w:r>
      <w:r w:rsidR="00787917" w:rsidRPr="00C91975">
        <w:rPr>
          <w:i/>
          <w:iCs/>
          <w:color w:val="FF0000"/>
        </w:rPr>
        <w:t xml:space="preserve"> </w:t>
      </w:r>
      <w:r w:rsidRPr="00C91975">
        <w:rPr>
          <w:i/>
          <w:iCs/>
          <w:color w:val="FF0000"/>
        </w:rPr>
        <w:t>=1,2)</w:t>
      </w:r>
      <w:r>
        <w:rPr>
          <w:i/>
          <w:iCs/>
          <w:color w:val="FF0000"/>
        </w:rPr>
        <w:t xml:space="preserve"> </w:t>
      </w:r>
      <w:r>
        <w:rPr>
          <w:iCs/>
        </w:rPr>
        <w:t xml:space="preserve">have been determined shown in Fig </w:t>
      </w:r>
      <w:r w:rsidR="00787917">
        <w:rPr>
          <w:iCs/>
        </w:rPr>
        <w:t>5</w:t>
      </w:r>
      <w:r>
        <w:rPr>
          <w:iCs/>
        </w:rPr>
        <w:t xml:space="preserve">. The interpolation requires on </w:t>
      </w:r>
      <m:oMath>
        <m:r>
          <w:rPr>
            <w:rFonts w:ascii="Cambria Math" w:hAnsi="Cambria Math"/>
          </w:rPr>
          <m:t>Y</m:t>
        </m:r>
      </m:oMath>
      <w:r>
        <w:rPr>
          <w:iCs/>
        </w:rPr>
        <w:t xml:space="preserve"> -axis only wrt given</w:t>
      </w:r>
      <m:oMath>
        <m:r>
          <w:rPr>
            <w:rFonts w:ascii="Cambria Math" w:hAnsi="Cambria Math"/>
          </w:rPr>
          <m:t xml:space="preserve"> X</m:t>
        </m:r>
      </m:oMath>
      <w:r>
        <w:rPr>
          <w:iCs/>
        </w:rPr>
        <w:t>. From the above equation 3,</w:t>
      </w:r>
    </w:p>
    <w:p w14:paraId="185ADA22" w14:textId="77777777" w:rsidR="00913168" w:rsidRDefault="00C376A2"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1</m:t>
                  </m:r>
                </m:sub>
              </m:sSub>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sSub>
                <m:sSubPr>
                  <m:ctrlPr>
                    <w:rPr>
                      <w:rFonts w:ascii="Cambria Math" w:hAnsi="Cambria Math"/>
                      <w:i/>
                      <w:color w:val="00B050"/>
                    </w:rPr>
                  </m:ctrlPr>
                </m:sSubPr>
                <m:e>
                  <m:r>
                    <w:rPr>
                      <w:rFonts w:ascii="Cambria Math" w:hAnsi="Cambria Math"/>
                      <w:color w:val="00B050"/>
                    </w:rPr>
                    <m:t>Y</m:t>
                  </m:r>
                </m:e>
                <m:sub>
                  <m:r>
                    <w:rPr>
                      <w:rFonts w:ascii="Cambria Math" w:hAnsi="Cambria Math"/>
                      <w:color w:val="00B050"/>
                    </w:rPr>
                    <m:t>2</m:t>
                  </m:r>
                </m:sub>
              </m:sSub>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-Y</m:t>
              </m:r>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Y-</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den>
          </m:f>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3</m:t>
              </m:r>
            </m:e>
          </m:d>
          <m:r>
            <m:rPr>
              <m:sty m:val="bi"/>
            </m:rPr>
            <w:rPr>
              <w:rFonts w:ascii="Cambria Math" w:hAnsi="Cambria Math"/>
            </w:rPr>
            <m:t xml:space="preserve"> </m:t>
          </m:r>
        </m:oMath>
      </m:oMathPara>
    </w:p>
    <w:p w14:paraId="706F13B4" w14:textId="77777777" w:rsidR="00913168" w:rsidRPr="00C91975" w:rsidRDefault="00913168" w:rsidP="00913168">
      <w:r>
        <w:t xml:space="preserve">Where </w:t>
      </w:r>
      <m:oMath>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1</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ctrlPr>
              <w:rPr>
                <w:rFonts w:ascii="Cambria Math" w:hAnsi="Cambria Math"/>
                <w:i/>
                <w:color w:val="3333FF"/>
              </w:rPr>
            </m:ctrlPr>
          </m:e>
        </m:d>
        <m:r>
          <w:rPr>
            <w:rFonts w:ascii="Cambria Math" w:hAnsi="Cambria Math"/>
            <w:color w:val="3333FF"/>
          </w:rPr>
          <m:t xml:space="preserve"> and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X</m:t>
            </m:r>
            <m:r>
              <m:rPr>
                <m:sty m:val="bi"/>
              </m:rPr>
              <w:rPr>
                <w:rFonts w:ascii="Cambria Math" w:hAnsi="Cambria Math"/>
              </w:rPr>
              <m:t>2</m:t>
            </m:r>
          </m:sub>
        </m:sSub>
        <m:r>
          <m:rPr>
            <m:sty m:val="bi"/>
          </m:rPr>
          <w:rPr>
            <w:rFonts w:ascii="Cambria Math" w:hAnsi="Cambria Math"/>
          </w:rPr>
          <m:t>=f</m:t>
        </m:r>
        <m:d>
          <m:dPr>
            <m:ctrlPr>
              <w:rPr>
                <w:rFonts w:ascii="Cambria Math" w:hAnsi="Cambria Math"/>
                <w:b/>
                <w:i/>
              </w:rPr>
            </m:ctrlPr>
          </m:dPr>
          <m:e>
            <m:r>
              <m:rPr>
                <m:sty m:val="bi"/>
              </m:rPr>
              <w:rPr>
                <w:rFonts w:ascii="Cambria Math" w:hAnsi="Cambria Math"/>
              </w:rPr>
              <m:t>X,</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ctrlPr>
              <w:rPr>
                <w:rFonts w:ascii="Cambria Math" w:hAnsi="Cambria Math"/>
                <w:i/>
                <w:color w:val="3333FF"/>
              </w:rPr>
            </m:ctrlPr>
          </m:e>
        </m:d>
        <m:r>
          <w:rPr>
            <w:rFonts w:ascii="Cambria Math" w:hAnsi="Cambria Math"/>
            <w:color w:val="3333FF"/>
          </w:rPr>
          <m:t xml:space="preserve"> </m:t>
        </m:r>
      </m:oMath>
      <w:r>
        <w:rPr>
          <w:color w:val="3333FF"/>
        </w:rPr>
        <w:t xml:space="preserve"> from Table 1 with the given </w:t>
      </w:r>
      <m:oMath>
        <m:r>
          <m:rPr>
            <m:sty m:val="bi"/>
          </m:rPr>
          <w:rPr>
            <w:rFonts w:ascii="Cambria Math" w:hAnsi="Cambria Math"/>
          </w:rPr>
          <m:t>X</m:t>
        </m:r>
      </m:oMath>
      <w:r>
        <w:rPr>
          <w:b/>
        </w:rPr>
        <w:t>.</w:t>
      </w:r>
    </w:p>
    <w:p w14:paraId="7053D9EC" w14:textId="77777777" w:rsidR="00913168" w:rsidRDefault="00913168" w:rsidP="00913168">
      <w:r>
        <w:rPr>
          <w:noProof/>
        </w:rPr>
        <w:lastRenderedPageBreak/>
        <mc:AlternateContent>
          <mc:Choice Requires="wpc">
            <w:drawing>
              <wp:inline distT="0" distB="0" distL="0" distR="0" wp14:anchorId="12E1164A" wp14:editId="6020CDFA">
                <wp:extent cx="9144000" cy="3016353"/>
                <wp:effectExtent l="0" t="0" r="19050" b="12700"/>
                <wp:docPr id="231" name="Canvas 2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rgbClr val="00B050"/>
                          </a:solidFill>
                          <a:prstDash val="lgDashDot"/>
                        </a:ln>
                      </wpc:whole>
                      <wps:wsp>
                        <wps:cNvPr id="235" name="Text Box 25"/>
                        <wps:cNvSpPr txBox="1"/>
                        <wps:spPr>
                          <a:xfrm>
                            <a:off x="2101328" y="1357325"/>
                            <a:ext cx="1235075" cy="2597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1A558C" w14:textId="77777777" w:rsidR="005F2DC8" w:rsidRDefault="005F2DC8"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1Y</m:t>
                                      </m:r>
                                    </m:sub>
                                  </m:sSub>
                                </m:oMath>
                              </m:oMathPara>
                            </w:p>
                            <w:p w14:paraId="6350ACEE" w14:textId="77777777" w:rsidR="005F2DC8" w:rsidRDefault="005F2DC8" w:rsidP="00751FC7">
                              <w:pPr>
                                <w:pStyle w:val="NormalWeb"/>
                                <w:spacing w:before="0" w:beforeAutospacing="0" w:after="160" w:afterAutospacing="0" w:line="256" w:lineRule="auto"/>
                              </w:pPr>
                              <w:r>
                                <w:rPr>
                                  <w:rFonts w:eastAsia="SimSun"/>
                                  <w:sz w:val="22"/>
                                  <w:szCs w:val="22"/>
                                </w:rPr>
                                <w:t> </w:t>
                              </w:r>
                            </w:p>
                            <w:p w14:paraId="290714D5" w14:textId="77777777" w:rsidR="005F2DC8" w:rsidRDefault="005F2DC8" w:rsidP="00751FC7">
                              <w:pPr>
                                <w:pStyle w:val="NormalWeb"/>
                                <w:spacing w:before="0" w:beforeAutospacing="0" w:after="160" w:afterAutospacing="0" w:line="254"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Text Box 25"/>
                        <wps:cNvSpPr txBox="1"/>
                        <wps:spPr>
                          <a:xfrm>
                            <a:off x="3234158" y="1035166"/>
                            <a:ext cx="961390" cy="3168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CF85F" w14:textId="77777777" w:rsidR="005F2DC8" w:rsidRDefault="005F2DC8" w:rsidP="00913168">
                              <w:pPr>
                                <w:pStyle w:val="NormalWeb"/>
                                <w:spacing w:before="0" w:beforeAutospacing="0" w:after="160" w:afterAutospacing="0" w:line="254" w:lineRule="auto"/>
                              </w:pPr>
                              <w:r>
                                <w:rPr>
                                  <w:rFonts w:eastAsia="SimSun"/>
                                  <w:color w:val="00B050"/>
                                  <w:sz w:val="22"/>
                                  <w:szCs w:val="22"/>
                                </w:rPr>
                                <w:t>P, Case 3</w:t>
                              </w:r>
                            </w:p>
                            <w:p w14:paraId="7EB13CA9" w14:textId="77777777" w:rsidR="005F2DC8" w:rsidRDefault="005F2DC8" w:rsidP="00913168">
                              <w:pPr>
                                <w:pStyle w:val="NormalWeb"/>
                                <w:spacing w:before="0" w:beforeAutospacing="0" w:after="160" w:afterAutospacing="0" w:line="254" w:lineRule="auto"/>
                              </w:pPr>
                              <w:r>
                                <w:rPr>
                                  <w:rFonts w:eastAsia="SimSun"/>
                                  <w:sz w:val="22"/>
                                  <w:szCs w:val="22"/>
                                </w:rPr>
                                <w:t> </w:t>
                              </w:r>
                            </w:p>
                            <w:p w14:paraId="70710BD0" w14:textId="77777777" w:rsidR="005F2DC8" w:rsidRDefault="005F2DC8" w:rsidP="00913168">
                              <w:pPr>
                                <w:pStyle w:val="NormalWeb"/>
                                <w:spacing w:before="0" w:beforeAutospacing="0" w:after="160" w:afterAutospacing="0" w:line="252" w:lineRule="auto"/>
                              </w:pPr>
                              <w:r>
                                <w:rPr>
                                  <w:rFonts w:eastAsia="SimSun"/>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9" name="Text Box 25"/>
                        <wps:cNvSpPr txBox="1"/>
                        <wps:spPr>
                          <a:xfrm>
                            <a:off x="854529" y="774505"/>
                            <a:ext cx="321130" cy="305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6FDCF" w14:textId="77777777" w:rsidR="005F2DC8" w:rsidRDefault="00C376A2"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14:paraId="27C3F5D2" w14:textId="77777777" w:rsidR="005F2DC8" w:rsidRDefault="005F2DC8" w:rsidP="00913168">
                              <w:pPr>
                                <w:pStyle w:val="NormalWeb"/>
                                <w:spacing w:before="0" w:beforeAutospacing="0" w:after="160" w:afterAutospacing="0" w:line="256" w:lineRule="auto"/>
                              </w:pPr>
                            </w:p>
                            <w:p w14:paraId="23BA4A70" w14:textId="77777777" w:rsidR="005F2DC8" w:rsidRDefault="005F2DC8" w:rsidP="00913168">
                              <w:pPr>
                                <w:pStyle w:val="NormalWeb"/>
                                <w:spacing w:before="0" w:beforeAutospacing="0" w:after="160" w:afterAutospacing="0" w:line="254"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Text Box 210"/>
                        <wps:cNvSpPr txBox="1"/>
                        <wps:spPr>
                          <a:xfrm rot="5400000" flipH="1" flipV="1">
                            <a:off x="550633" y="184346"/>
                            <a:ext cx="803936" cy="43524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363378" w14:textId="77777777" w:rsidR="005F2DC8" w:rsidRDefault="005F2DC8" w:rsidP="00913168">
                              <w:pPr>
                                <w:spacing w:after="0" w:line="240" w:lineRule="auto"/>
                              </w:pPr>
                              <w:r w:rsidRPr="00C91975">
                                <w:t xml:space="preserve">Latitude </w:t>
                              </w:r>
                            </w:p>
                            <w:p w14:paraId="2B614BBA" w14:textId="77777777" w:rsidR="005F2DC8" w:rsidRPr="00C91975" w:rsidRDefault="005F2DC8" w:rsidP="00913168">
                              <w:pPr>
                                <w:spacing w:after="0" w:line="240" w:lineRule="auto"/>
                              </w:pPr>
                              <w:r w:rsidRPr="00C91975">
                                <w:t>(North,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 name="Text Box 45"/>
                        <wps:cNvSpPr txBox="1"/>
                        <wps:spPr>
                          <a:xfrm rot="5400000" flipH="1" flipV="1">
                            <a:off x="687568" y="1857873"/>
                            <a:ext cx="981114" cy="4781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FED568" w14:textId="77777777" w:rsidR="005F2DC8" w:rsidRPr="00E44F24" w:rsidRDefault="005F2DC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45"/>
                        <wps:cNvSpPr txBox="1"/>
                        <wps:spPr>
                          <a:xfrm>
                            <a:off x="22012" y="1796819"/>
                            <a:ext cx="809361" cy="2586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45D309" w14:textId="77777777" w:rsidR="005F2DC8" w:rsidRDefault="005F2DC8" w:rsidP="00913168">
                              <w:pPr>
                                <w:pStyle w:val="NormalWeb"/>
                                <w:spacing w:before="0" w:beforeAutospacing="0" w:after="160" w:afterAutospacing="0" w:line="254" w:lineRule="auto"/>
                              </w:pPr>
                              <w:r>
                                <w:rPr>
                                  <w:rFonts w:eastAsia="SimSun"/>
                                  <w:sz w:val="22"/>
                                  <w:szCs w:val="22"/>
                                </w:rPr>
                                <w:t xml:space="preserve"> West (W)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Text Box 45"/>
                        <wps:cNvSpPr txBox="1"/>
                        <wps:spPr>
                          <a:xfrm>
                            <a:off x="4902913" y="1839779"/>
                            <a:ext cx="1318274" cy="266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6DCA4" w14:textId="77777777" w:rsidR="005F2DC8" w:rsidRPr="00901682" w:rsidRDefault="005F2DC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 name="Text Box 25"/>
                        <wps:cNvSpPr txBox="1"/>
                        <wps:spPr>
                          <a:xfrm>
                            <a:off x="2563586" y="1802127"/>
                            <a:ext cx="1567542" cy="3295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4210F" w14:textId="77777777" w:rsidR="005F2DC8" w:rsidRPr="00901682" w:rsidRDefault="005F2DC8" w:rsidP="00751FC7">
                              <w:pPr>
                                <w:rPr>
                                  <w:color w:val="3333FF"/>
                                </w:rPr>
                              </w:pPr>
                              <m:oMathPara>
                                <m:oMathParaPr>
                                  <m:jc m:val="centerGroup"/>
                                </m:oMathParaPr>
                                <m:oMath>
                                  <m:r>
                                    <w:rPr>
                                      <w:rFonts w:ascii="Cambria Math" w:hAnsi="Cambria Math"/>
                                      <w:color w:val="3333FF"/>
                                    </w:rPr>
                                    <m:t xml:space="preserve">Y=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7" name="Straight Connector 217"/>
                        <wps:cNvCnPr/>
                        <wps:spPr>
                          <a:xfrm flipH="1" flipV="1">
                            <a:off x="184123" y="1785787"/>
                            <a:ext cx="5438348" cy="5009"/>
                          </a:xfrm>
                          <a:prstGeom prst="line">
                            <a:avLst/>
                          </a:prstGeom>
                          <a:ln w="12700">
                            <a:solidFill>
                              <a:srgbClr val="3333FF"/>
                            </a:solidFill>
                            <a:headEnd type="triangle"/>
                          </a:ln>
                        </wps:spPr>
                        <wps:style>
                          <a:lnRef idx="1">
                            <a:schemeClr val="accent1"/>
                          </a:lnRef>
                          <a:fillRef idx="0">
                            <a:schemeClr val="accent1"/>
                          </a:fillRef>
                          <a:effectRef idx="0">
                            <a:schemeClr val="accent1"/>
                          </a:effectRef>
                          <a:fontRef idx="minor">
                            <a:schemeClr val="tx1"/>
                          </a:fontRef>
                        </wps:style>
                        <wps:bodyPr/>
                      </wps:wsp>
                      <wps:wsp>
                        <wps:cNvPr id="219" name="Straight Connector 219"/>
                        <wps:cNvCnPr/>
                        <wps:spPr>
                          <a:xfrm>
                            <a:off x="3234158" y="312428"/>
                            <a:ext cx="7620" cy="1501775"/>
                          </a:xfrm>
                          <a:prstGeom prst="line">
                            <a:avLst/>
                          </a:prstGeom>
                          <a:ln w="63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21" name="Oval 221"/>
                        <wps:cNvSpPr/>
                        <wps:spPr>
                          <a:xfrm>
                            <a:off x="3207732" y="1606373"/>
                            <a:ext cx="66821" cy="61597"/>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Oval 222"/>
                        <wps:cNvSpPr/>
                        <wps:spPr>
                          <a:xfrm>
                            <a:off x="3185960" y="874590"/>
                            <a:ext cx="66675" cy="6159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25"/>
                        <wps:cNvSpPr txBox="1"/>
                        <wps:spPr>
                          <a:xfrm>
                            <a:off x="2247455" y="571526"/>
                            <a:ext cx="1235673"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5A967" w14:textId="77777777" w:rsidR="005F2DC8" w:rsidRPr="006F016C" w:rsidRDefault="005F2DC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14:paraId="10109562" w14:textId="77777777" w:rsidR="005F2DC8" w:rsidRDefault="005F2DC8" w:rsidP="00913168"/>
                            <w:p w14:paraId="673F9695" w14:textId="77777777" w:rsidR="005F2DC8" w:rsidRDefault="005F2DC8" w:rsidP="00913168">
                              <w:pPr>
                                <w:pStyle w:val="NormalWeb"/>
                                <w:spacing w:before="0" w:beforeAutospacing="0" w:after="160" w:afterAutospacing="0" w:line="256" w:lineRule="auto"/>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Straight Connector 226"/>
                        <wps:cNvCnPr/>
                        <wps:spPr>
                          <a:xfrm flipH="1">
                            <a:off x="1200095" y="121990"/>
                            <a:ext cx="18094" cy="2465530"/>
                          </a:xfrm>
                          <a:prstGeom prst="line">
                            <a:avLst/>
                          </a:prstGeom>
                          <a:ln w="12700">
                            <a:solidFill>
                              <a:schemeClr val="tx2"/>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27" name="Isosceles Triangle 227"/>
                        <wps:cNvSpPr/>
                        <wps:spPr>
                          <a:xfrm>
                            <a:off x="3200124" y="1213678"/>
                            <a:ext cx="96890" cy="71221"/>
                          </a:xfrm>
                          <a:prstGeom prst="triangl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Picture 228"/>
                          <pic:cNvPicPr/>
                        </pic:nvPicPr>
                        <pic:blipFill rotWithShape="1">
                          <a:blip r:embed="rId13"/>
                          <a:srcRect l="53849" t="25161" r="21603" b="30420"/>
                          <a:stretch/>
                        </pic:blipFill>
                        <pic:spPr bwMode="auto">
                          <a:xfrm>
                            <a:off x="7176805" y="199533"/>
                            <a:ext cx="1794201" cy="1417550"/>
                          </a:xfrm>
                          <a:prstGeom prst="rect">
                            <a:avLst/>
                          </a:prstGeom>
                          <a:ln>
                            <a:noFill/>
                          </a:ln>
                          <a:extLst>
                            <a:ext uri="{53640926-AAD7-44D8-BBD7-CCE9431645EC}">
                              <a14:shadowObscured xmlns:a14="http://schemas.microsoft.com/office/drawing/2010/main"/>
                            </a:ext>
                          </a:extLst>
                        </pic:spPr>
                      </pic:pic>
                      <wps:wsp>
                        <wps:cNvPr id="229" name="Straight Connector 229"/>
                        <wps:cNvCnPr/>
                        <wps:spPr>
                          <a:xfrm flipH="1">
                            <a:off x="1196541" y="901803"/>
                            <a:ext cx="3971684" cy="13043"/>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0" name="Text Box 230"/>
                        <wps:cNvSpPr txBox="1"/>
                        <wps:spPr>
                          <a:xfrm>
                            <a:off x="1251857" y="2688771"/>
                            <a:ext cx="3891643" cy="293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22F93" w14:textId="77777777" w:rsidR="005F2DC8" w:rsidRDefault="005F2DC8" w:rsidP="00913168">
                              <w:r>
                                <w:t xml:space="preserve">Fig 5. Cases3: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Straight Connector 232"/>
                        <wps:cNvCnPr/>
                        <wps:spPr>
                          <a:xfrm flipH="1">
                            <a:off x="1159714" y="1617080"/>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3" name="Straight Connector 233"/>
                        <wps:cNvCnPr/>
                        <wps:spPr>
                          <a:xfrm flipH="1">
                            <a:off x="1196935" y="1284901"/>
                            <a:ext cx="3971290" cy="12700"/>
                          </a:xfrm>
                          <a:prstGeom prst="line">
                            <a:avLst/>
                          </a:prstGeom>
                          <a:ln w="6350">
                            <a:solidFill>
                              <a:srgbClr val="3333FF"/>
                            </a:solidFill>
                            <a:prstDash val="dash"/>
                          </a:ln>
                        </wps:spPr>
                        <wps:style>
                          <a:lnRef idx="1">
                            <a:schemeClr val="accent1"/>
                          </a:lnRef>
                          <a:fillRef idx="0">
                            <a:schemeClr val="accent1"/>
                          </a:fillRef>
                          <a:effectRef idx="0">
                            <a:schemeClr val="accent1"/>
                          </a:effectRef>
                          <a:fontRef idx="minor">
                            <a:schemeClr val="tx1"/>
                          </a:fontRef>
                        </wps:style>
                        <wps:bodyPr/>
                      </wps:wsp>
                      <wps:wsp>
                        <wps:cNvPr id="234" name="Text Box 25"/>
                        <wps:cNvSpPr txBox="1"/>
                        <wps:spPr>
                          <a:xfrm>
                            <a:off x="822257" y="1469863"/>
                            <a:ext cx="288086" cy="3054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2FB2B" w14:textId="77777777" w:rsidR="005F2DC8" w:rsidRDefault="00C376A2"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14:paraId="4C6A798F" w14:textId="77777777" w:rsidR="005F2DC8" w:rsidRDefault="005F2DC8" w:rsidP="00751FC7">
                              <w:pPr>
                                <w:pStyle w:val="NormalWeb"/>
                                <w:spacing w:before="0" w:beforeAutospacing="0" w:after="160" w:afterAutospacing="0" w:line="254" w:lineRule="auto"/>
                              </w:pPr>
                              <w:r>
                                <w:rPr>
                                  <w:rFonts w:eastAsia="SimSun"/>
                                </w:rPr>
                                <w:t> </w:t>
                              </w:r>
                            </w:p>
                            <w:p w14:paraId="2BC65418" w14:textId="77777777" w:rsidR="005F2DC8" w:rsidRDefault="005F2DC8" w:rsidP="00751FC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5"/>
                        <wps:cNvSpPr txBox="1"/>
                        <wps:spPr>
                          <a:xfrm>
                            <a:off x="882561" y="1121614"/>
                            <a:ext cx="28765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9C0D79" w14:textId="77777777" w:rsidR="005F2DC8" w:rsidRDefault="005F2DC8"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14:paraId="24BDAA9C" w14:textId="77777777" w:rsidR="005F2DC8" w:rsidRDefault="005F2DC8" w:rsidP="00787917">
                              <w:pPr>
                                <w:pStyle w:val="NormalWeb"/>
                                <w:spacing w:before="0" w:beforeAutospacing="0" w:after="160" w:afterAutospacing="0" w:line="252" w:lineRule="auto"/>
                              </w:pPr>
                              <w:r>
                                <w:rPr>
                                  <w:rFonts w:eastAsia="SimSun"/>
                                </w:rPr>
                                <w:t> </w:t>
                              </w:r>
                            </w:p>
                            <w:p w14:paraId="1B46D95F" w14:textId="77777777" w:rsidR="005F2DC8" w:rsidRDefault="005F2DC8" w:rsidP="00787917">
                              <w:pPr>
                                <w:pStyle w:val="NormalWeb"/>
                                <w:spacing w:before="0" w:beforeAutospacing="0" w:after="160" w:afterAutospacing="0" w:line="252" w:lineRule="auto"/>
                              </w:pPr>
                              <w:r>
                                <w:rPr>
                                  <w:rFonts w:eastAsia="SimSu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5D055F" id="Canvas 231" o:spid="_x0000_s1131" editas="canvas" style="width:10in;height:237.5pt;mso-position-horizontal-relative:char;mso-position-vertical-relative:line" coordsize="91440,30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">
                <v:shape id="_x0000_s1132" type="#_x0000_t75" style="position:absolute;width:91440;height:30162;visibility:visible;mso-wrap-style:square" stroked="t" strokecolor="#00b050" strokeweight=".5pt">
                  <v:fill o:detectmouseclick="t"/>
                  <v:stroke dashstyle="longDashDot"/>
                  <v:path o:connecttype="none"/>
                </v:shape>
                <v:shape id="Text Box 25" o:spid="_x0000_s1133" type="#_x0000_t202" style="position:absolute;left:21013;top:13573;width:12351;height:2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43p8YA&#10;AADcAAAADwAAAGRycy9kb3ducmV2LnhtbESPT2vCQBTE74V+h+UVeim60aCW6CoirYo3Tf/Q2yP7&#10;TILZtyG7TeK3d4VCj8PM/IZZrHpTiZYaV1pWMBpGIIgzq0vOFXyk74NXEM4ja6wsk4IrOVgtHx8W&#10;mGjb8ZHak89FgLBLUEHhfZ1I6bKCDLqhrYmDd7aNQR9kk0vdYBfgppLjKJpKgyWHhQJr2hSUXU6/&#10;RsHPS/59cP32s4sncf22a9PZl06Ven7q13MQnnr/H/5r77WCcTyB+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43p8YAAADcAAAADwAAAAAAAAAAAAAAAACYAgAAZHJz&#10;L2Rvd25yZXYueG1sUEsFBgAAAAAEAAQA9QAAAIsDAAAAAA==&#10;" fillcolor="white [3201]" stroked="f" strokeweight=".5pt">
                  <v:textbox>
                    <w:txbxContent>
                      <w:p w:rsidR="005F2DC8" w:rsidRDefault="005F2DC8" w:rsidP="00751FC7">
                        <w:pPr>
                          <w:pStyle w:val="NormalWeb"/>
                          <w:spacing w:before="0" w:beforeAutospacing="0" w:after="160" w:afterAutospacing="0" w:line="256" w:lineRule="auto"/>
                        </w:pPr>
                        <m:oMathPara>
                          <m:oMathParaPr>
                            <m:jc m:val="centerGroup"/>
                          </m:oMathParaPr>
                          <m:oMath>
                            <m:r>
                              <w:rPr>
                                <w:rFonts w:ascii="Cambria Math" w:eastAsia="SimSun" w:hAnsi="Cambria Math"/>
                                <w:color w:val="FF0000"/>
                                <w:sz w:val="22"/>
                                <w:szCs w:val="22"/>
                              </w:rPr>
                              <m:t>f</m:t>
                            </m:r>
                            <m:d>
                              <m:dPr>
                                <m:ctrlPr>
                                  <w:rPr>
                                    <w:rFonts w:ascii="Cambria Math" w:eastAsia="SimSun" w:hAnsi="Cambria Math"/>
                                    <w:i/>
                                    <w:iCs/>
                                    <w:color w:val="FF0000"/>
                                    <w:sz w:val="22"/>
                                    <w:szCs w:val="22"/>
                                  </w:rPr>
                                </m:ctrlPr>
                              </m:dPr>
                              <m:e>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X</m:t>
                                    </m:r>
                                  </m:e>
                                  <m:sub>
                                    <m:r>
                                      <w:rPr>
                                        <w:rFonts w:ascii="Cambria Math" w:eastAsia="SimSun" w:hAnsi="Cambria Math"/>
                                        <w:color w:val="FF0000"/>
                                        <w:sz w:val="22"/>
                                        <w:szCs w:val="22"/>
                                      </w:rPr>
                                      <m:t>1</m:t>
                                    </m:r>
                                  </m:sub>
                                </m:sSub>
                                <m:r>
                                  <w:rPr>
                                    <w:rFonts w:ascii="Cambria Math" w:eastAsia="SimSun" w:hAnsi="Cambria Math"/>
                                    <w:color w:val="FF0000"/>
                                    <w:sz w:val="22"/>
                                    <w:szCs w:val="22"/>
                                  </w:rPr>
                                  <m:t>Y,</m:t>
                                </m:r>
                              </m:e>
                            </m:d>
                            <m:r>
                              <w:rPr>
                                <w:rFonts w:ascii="Cambria Math" w:eastAsia="SimSun" w:hAnsi="Cambria Math"/>
                                <w:color w:val="FF0000"/>
                                <w:sz w:val="22"/>
                                <w:szCs w:val="22"/>
                              </w:rPr>
                              <m:t>=</m:t>
                            </m:r>
                            <m:sSub>
                              <m:sSubPr>
                                <m:ctrlPr>
                                  <w:rPr>
                                    <w:rFonts w:ascii="Cambria Math" w:eastAsia="SimSun" w:hAnsi="Cambria Math"/>
                                    <w:i/>
                                    <w:iCs/>
                                    <w:color w:val="FF0000"/>
                                    <w:sz w:val="22"/>
                                    <w:szCs w:val="22"/>
                                  </w:rPr>
                                </m:ctrlPr>
                              </m:sSubPr>
                              <m:e>
                                <m:r>
                                  <w:rPr>
                                    <w:rFonts w:ascii="Cambria Math" w:eastAsia="SimSun" w:hAnsi="Cambria Math"/>
                                    <w:color w:val="FF0000"/>
                                    <w:sz w:val="22"/>
                                    <w:szCs w:val="22"/>
                                  </w:rPr>
                                  <m:t>N</m:t>
                                </m:r>
                              </m:e>
                              <m:sub>
                                <m:r>
                                  <w:rPr>
                                    <w:rFonts w:ascii="Cambria Math" w:eastAsia="SimSun" w:hAnsi="Cambria Math"/>
                                    <w:color w:val="FF0000"/>
                                    <w:sz w:val="22"/>
                                    <w:szCs w:val="22"/>
                                  </w:rPr>
                                  <m:t>1Y</m:t>
                                </m:r>
                              </m:sub>
                            </m:sSub>
                          </m:oMath>
                        </m:oMathPara>
                      </w:p>
                      <w:p w:rsidR="005F2DC8" w:rsidRDefault="005F2DC8" w:rsidP="00751FC7">
                        <w:pPr>
                          <w:pStyle w:val="NormalWeb"/>
                          <w:spacing w:before="0" w:beforeAutospacing="0" w:after="160" w:afterAutospacing="0" w:line="256" w:lineRule="auto"/>
                        </w:pPr>
                        <w:r>
                          <w:rPr>
                            <w:rFonts w:eastAsia="SimSun"/>
                            <w:sz w:val="22"/>
                            <w:szCs w:val="22"/>
                          </w:rPr>
                          <w:t> </w:t>
                        </w:r>
                      </w:p>
                      <w:p w:rsidR="005F2DC8" w:rsidRDefault="005F2DC8" w:rsidP="00751FC7">
                        <w:pPr>
                          <w:pStyle w:val="NormalWeb"/>
                          <w:spacing w:before="0" w:beforeAutospacing="0" w:after="160" w:afterAutospacing="0" w:line="254" w:lineRule="auto"/>
                        </w:pPr>
                        <w:r>
                          <w:rPr>
                            <w:rFonts w:eastAsia="SimSun"/>
                          </w:rPr>
                          <w:t>,</w:t>
                        </w:r>
                      </w:p>
                    </w:txbxContent>
                  </v:textbox>
                </v:shape>
                <v:shape id="Text Box 25" o:spid="_x0000_s1134" type="#_x0000_t202" style="position:absolute;left:32341;top:10351;width:9614;height:3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ShMMA&#10;AADcAAAADwAAAGRycy9kb3ducmV2LnhtbERPTWvCQBC9F/wPywheim5UqiW6ioi2xZumrXgbsmMS&#10;zM6G7JrEf+8eCj0+3vdy3ZlSNFS7wrKC8SgCQZxaXXCm4DvZD99BOI+ssbRMCh7kYL3qvSwx1rbl&#10;IzUnn4kQwi5GBbn3VSylS3My6Ea2Ig7c1dYGfYB1JnWNbQg3pZxE0UwaLDg05FjRNqf0drobBZfX&#10;7Hxw3cdPO32bVrvPJpn/6kSpQb/bLEB46vy/+M/9pRVMor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NShMMAAADcAAAADwAAAAAAAAAAAAAAAACYAgAAZHJzL2Rv&#10;d25yZXYueG1sUEsFBgAAAAAEAAQA9QAAAIgDAAAAAA==&#10;" fillcolor="white [3201]" stroked="f" strokeweight=".5pt">
                  <v:textbox>
                    <w:txbxContent>
                      <w:p w:rsidR="005F2DC8" w:rsidRDefault="005F2DC8" w:rsidP="00913168">
                        <w:pPr>
                          <w:pStyle w:val="NormalWeb"/>
                          <w:spacing w:before="0" w:beforeAutospacing="0" w:after="160" w:afterAutospacing="0" w:line="254" w:lineRule="auto"/>
                        </w:pPr>
                        <w:r>
                          <w:rPr>
                            <w:rFonts w:eastAsia="SimSun"/>
                            <w:color w:val="00B050"/>
                            <w:sz w:val="22"/>
                            <w:szCs w:val="22"/>
                          </w:rPr>
                          <w:t>P, Case 3</w:t>
                        </w:r>
                      </w:p>
                      <w:p w:rsidR="005F2DC8" w:rsidRDefault="005F2DC8" w:rsidP="00913168">
                        <w:pPr>
                          <w:pStyle w:val="NormalWeb"/>
                          <w:spacing w:before="0" w:beforeAutospacing="0" w:after="160" w:afterAutospacing="0" w:line="254" w:lineRule="auto"/>
                        </w:pPr>
                        <w:r>
                          <w:rPr>
                            <w:rFonts w:eastAsia="SimSun"/>
                            <w:sz w:val="22"/>
                            <w:szCs w:val="22"/>
                          </w:rPr>
                          <w:t> </w:t>
                        </w:r>
                      </w:p>
                      <w:p w:rsidR="005F2DC8" w:rsidRDefault="005F2DC8" w:rsidP="00913168">
                        <w:pPr>
                          <w:pStyle w:val="NormalWeb"/>
                          <w:spacing w:before="0" w:beforeAutospacing="0" w:after="160" w:afterAutospacing="0" w:line="252" w:lineRule="auto"/>
                        </w:pPr>
                        <w:r>
                          <w:rPr>
                            <w:rFonts w:eastAsia="SimSun"/>
                          </w:rPr>
                          <w:t>,</w:t>
                        </w:r>
                      </w:p>
                    </w:txbxContent>
                  </v:textbox>
                </v:shape>
                <v:shape id="Text Box 25" o:spid="_x0000_s1135" type="#_x0000_t202" style="position:absolute;left:8545;top:7745;width:3211;height: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3H8YA&#10;AADcAAAADwAAAGRycy9kb3ducmV2LnhtbESPQWvCQBSE7wX/w/IEL0U3KlUbXaUUbcWbRlt6e2Sf&#10;STD7NmTXJP333UKhx2FmvmFWm86UoqHaFZYVjEcRCOLU6oIzBedkN1yAcB5ZY2mZFHyTg82697DC&#10;WNuWj9ScfCYChF2MCnLvq1hKl+Zk0I1sRRy8q60N+iDrTOoa2wA3pZxE0UwaLDgs5FjRa07p7XQ3&#10;Cr4es8+D694u7fRpWm3fm2T+oROlBv3uZQnCU+f/w3/tvVYwiZ7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3H8YAAADcAAAADwAAAAAAAAAAAAAAAACYAgAAZHJz&#10;L2Rvd25yZXYueG1sUEsFBgAAAAAEAAQA9QAAAIsDAAAAAA==&#10;" fillcolor="white [3201]" stroked="f" strokeweight=".5pt">
                  <v:textbox>
                    <w:txbxContent>
                      <w:p w:rsidR="005F2DC8" w:rsidRDefault="005F2DC8" w:rsidP="00913168">
                        <w:pPr>
                          <w:pStyle w:val="NormalWeb"/>
                          <w:spacing w:before="0" w:beforeAutospacing="0" w:after="160" w:afterAutospacing="0" w:line="254"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2</m:t>
                                </m:r>
                              </m:sub>
                            </m:sSub>
                          </m:oMath>
                        </m:oMathPara>
                      </w:p>
                      <w:p w:rsidR="005F2DC8" w:rsidRDefault="005F2DC8" w:rsidP="00913168">
                        <w:pPr>
                          <w:pStyle w:val="NormalWeb"/>
                          <w:spacing w:before="0" w:beforeAutospacing="0" w:after="160" w:afterAutospacing="0" w:line="256" w:lineRule="auto"/>
                        </w:pPr>
                      </w:p>
                      <w:p w:rsidR="005F2DC8" w:rsidRDefault="005F2DC8" w:rsidP="00913168">
                        <w:pPr>
                          <w:pStyle w:val="NormalWeb"/>
                          <w:spacing w:before="0" w:beforeAutospacing="0" w:after="160" w:afterAutospacing="0" w:line="254" w:lineRule="auto"/>
                        </w:pPr>
                      </w:p>
                    </w:txbxContent>
                  </v:textbox>
                </v:shape>
                <v:shape id="Text Box 210" o:spid="_x0000_s1136" type="#_x0000_t202" style="position:absolute;left:5506;top:1843;width:8039;height:4353;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18DcAA&#10;AADcAAAADwAAAGRycy9kb3ducmV2LnhtbERPTYvCMBC9L/gfwgje1rQKslZjkQVB0Mu6PfQ4NGNa&#10;bSa1yWr995uD4PHxvtf5YFtxp943jhWk0wQEceV0w0ZB8bv7/ALhA7LG1jEpeJKHfDP6WGOm3YN/&#10;6H4KRsQQ9hkqqEPoMil9VZNFP3UdceTOrrcYIuyN1D0+Yrht5SxJFtJiw7Ghxo6+a6qupz+roJTm&#10;oEtTFj7ZLeVyzovjpbkpNRkP2xWIQEN4i1/uvVYwS+P8eCYeAb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18DcAAAADcAAAADwAAAAAAAAAAAAAAAACYAgAAZHJzL2Rvd25y&#10;ZXYueG1sUEsFBgAAAAAEAAQA9QAAAIUDAAAAAA==&#10;" fillcolor="white [3201]" stroked="f" strokeweight=".5pt">
                  <v:textbox>
                    <w:txbxContent>
                      <w:p w:rsidR="005F2DC8" w:rsidRDefault="005F2DC8" w:rsidP="00913168">
                        <w:pPr>
                          <w:spacing w:after="0" w:line="240" w:lineRule="auto"/>
                        </w:pPr>
                        <w:r w:rsidRPr="00C91975">
                          <w:t xml:space="preserve">Latitude </w:t>
                        </w:r>
                      </w:p>
                      <w:p w:rsidR="005F2DC8" w:rsidRPr="00C91975" w:rsidRDefault="005F2DC8" w:rsidP="00913168">
                        <w:pPr>
                          <w:spacing w:after="0" w:line="240" w:lineRule="auto"/>
                        </w:pPr>
                        <w:r w:rsidRPr="00C91975">
                          <w:t>(North, N)</w:t>
                        </w:r>
                      </w:p>
                    </w:txbxContent>
                  </v:textbox>
                </v:shape>
                <v:shape id="Text Box 45" o:spid="_x0000_s1137" type="#_x0000_t202" style="position:absolute;left:6875;top:18578;width:9812;height:4782;rotation:9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ZlsQA&#10;AADcAAAADwAAAGRycy9kb3ducmV2LnhtbESPwWrDMBBE74H+g9hCbonsFELjRAmhYCg0l6Y++LhY&#10;W1mNtXIt1XH+PioUehxm5g2zO0yuEyMNwXpWkC8zEMSN15aNguqjXDyDCBFZY+eZFNwowGH/MNth&#10;of2V32k8RyMShEOBCtoY+0LK0LTkMCx9T5y8Tz84jEkORuoBrwnuOrnKsrV0aDkttNjTS0vN5fzj&#10;FNTSvOna1FXIyo3cPPH69GW/lZo/TsctiEhT/A//tV+1glWew++Zd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h2ZbEAAAA3AAAAA8AAAAAAAAAAAAAAAAAmAIAAGRycy9k&#10;b3ducmV2LnhtbFBLBQYAAAAABAAEAPUAAACJAwAAAAA=&#10;" fillcolor="white [3201]" stroked="f" strokeweight=".5pt">
                  <v:textbox>
                    <w:txbxContent>
                      <w:p w:rsidR="005F2DC8" w:rsidRPr="00E44F24" w:rsidRDefault="005F2DC8" w:rsidP="00913168">
                        <w:pPr>
                          <w:pStyle w:val="NormalWeb"/>
                          <w:spacing w:before="0" w:beforeAutospacing="0" w:after="160" w:afterAutospacing="0" w:line="256" w:lineRule="auto"/>
                          <w:rPr>
                            <w:color w:val="3333FF"/>
                          </w:rPr>
                        </w:pPr>
                        <w:r>
                          <w:rPr>
                            <w:rFonts w:eastAsia="SimSun"/>
                            <w:color w:val="3333FF"/>
                            <w:sz w:val="22"/>
                            <w:szCs w:val="22"/>
                          </w:rPr>
                          <w:t xml:space="preserve"> South (S)</w:t>
                        </w:r>
                      </w:p>
                    </w:txbxContent>
                  </v:textbox>
                </v:shape>
                <v:shape id="Text Box 45" o:spid="_x0000_s1138" type="#_x0000_t202" style="position:absolute;left:220;top:17968;width:8093;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s8YA&#10;AADcAAAADwAAAGRycy9kb3ducmV2LnhtbESPQWvCQBSE70L/w/IKvYhujFglukopbS3eatTS2yP7&#10;TEKzb0N2m8R/3xUEj8PMfMOsNr2pREuNKy0rmIwjEMSZ1SXnCg7p+2gBwnlkjZVlUnAhB5v1w2CF&#10;ibYdf1G797kIEHYJKii8rxMpXVaQQTe2NXHwzrYx6INscqkb7ALcVDKOomdpsOSwUGBNrwVlv/s/&#10;o+BnmH/vXP9x7Kazaf22bdP5SadKPT32L0sQnnp/D9/an1pBPIn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zs8YAAADcAAAADwAAAAAAAAAAAAAAAACYAgAAZHJz&#10;L2Rvd25yZXYueG1sUEsFBgAAAAAEAAQA9QAAAIsDAAAAAA==&#10;" fillcolor="white [3201]" stroked="f" strokeweight=".5pt">
                  <v:textbox>
                    <w:txbxContent>
                      <w:p w:rsidR="005F2DC8" w:rsidRDefault="005F2DC8" w:rsidP="00913168">
                        <w:pPr>
                          <w:pStyle w:val="NormalWeb"/>
                          <w:spacing w:before="0" w:beforeAutospacing="0" w:after="160" w:afterAutospacing="0" w:line="254" w:lineRule="auto"/>
                        </w:pPr>
                        <w:r>
                          <w:rPr>
                            <w:rFonts w:eastAsia="SimSun"/>
                            <w:sz w:val="22"/>
                            <w:szCs w:val="22"/>
                          </w:rPr>
                          <w:t xml:space="preserve"> West (W)</w:t>
                        </w:r>
                      </w:p>
                    </w:txbxContent>
                  </v:textbox>
                </v:shape>
                <v:shape id="Text Box 45" o:spid="_x0000_s1139" type="#_x0000_t202" style="position:absolute;left:49029;top:18397;width:131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WKMcA&#10;AADcAAAADwAAAGRycy9kb3ducmV2LnhtbESPT2vCQBTE7wW/w/IEL6VuNNhK6iqlVC3eavyDt0f2&#10;NQnNvg3ZNYnfvisUehxm5jfMYtWbSrTUuNKygsk4AkGcWV1yruCQrp/mIJxH1lhZJgU3crBaDh4W&#10;mGjb8Re1e5+LAGGXoILC+zqR0mUFGXRjWxMH79s2Bn2QTS51g12Am0pOo+hZGiw5LBRY03tB2c/+&#10;ahRcHvPzzvWbYxfP4vpj26YvJ50qNRr2b68gPPX+P/zX/tQKppMY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VijHAAAA3AAAAA8AAAAAAAAAAAAAAAAAmAIAAGRy&#10;cy9kb3ducmV2LnhtbFBLBQYAAAAABAAEAPUAAACMAwAAAAA=&#10;" fillcolor="white [3201]" stroked="f" strokeweight=".5pt">
                  <v:textbox>
                    <w:txbxContent>
                      <w:p w:rsidR="005F2DC8" w:rsidRPr="00901682" w:rsidRDefault="005F2DC8" w:rsidP="00913168">
                        <w:pPr>
                          <w:pStyle w:val="NormalWeb"/>
                          <w:spacing w:before="0" w:beforeAutospacing="0" w:after="160" w:afterAutospacing="0" w:line="256" w:lineRule="auto"/>
                        </w:pPr>
                        <w:r w:rsidRPr="00901682">
                          <w:rPr>
                            <w:rFonts w:eastAsia="SimSun"/>
                            <w:sz w:val="22"/>
                            <w:szCs w:val="22"/>
                          </w:rPr>
                          <w:t>Longitude</w:t>
                        </w:r>
                        <w:r>
                          <w:rPr>
                            <w:rFonts w:eastAsia="SimSun"/>
                            <w:sz w:val="22"/>
                            <w:szCs w:val="22"/>
                          </w:rPr>
                          <w:t xml:space="preserve"> (East, E)</w:t>
                        </w:r>
                      </w:p>
                    </w:txbxContent>
                  </v:textbox>
                </v:shape>
                <v:shape id="Text Box 25" o:spid="_x0000_s1140" type="#_x0000_t202" style="position:absolute;left:25635;top:18021;width:15676;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rx8YA&#10;AADcAAAADwAAAGRycy9kb3ducmV2LnhtbESPQWvCQBSE74X+h+UVvIhuVGwluoqItsWbibZ4e2Rf&#10;k9Ds25Bdk/TfdwtCj8PMfMOsNr2pREuNKy0rmIwjEMSZ1SXnCs7pYbQA4TyyxsoyKfghB5v148MK&#10;Y207PlGb+FwECLsYFRTe17GULivIoBvbmjh4X7Yx6INscqkb7ALcVHIaRc/SYMlhocCadgVl38nN&#10;KLgO88+j618v3Ww+q/dvbfryoVOlBk/9dgnCU+//w/f2u1Ywnc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rx8YAAADcAAAADwAAAAAAAAAAAAAAAACYAgAAZHJz&#10;L2Rvd25yZXYueG1sUEsFBgAAAAAEAAQA9QAAAIsDAAAAAA==&#10;" fillcolor="white [3201]" stroked="f" strokeweight=".5pt">
                  <v:textbox>
                    <w:txbxContent>
                      <w:p w:rsidR="005F2DC8" w:rsidRPr="00901682" w:rsidRDefault="005F2DC8" w:rsidP="00751FC7">
                        <w:pPr>
                          <w:rPr>
                            <w:color w:val="3333FF"/>
                          </w:rPr>
                        </w:pPr>
                        <m:oMathPara>
                          <m:oMathParaPr>
                            <m:jc m:val="centerGroup"/>
                          </m:oMathParaPr>
                          <m:oMath>
                            <m:r>
                              <w:rPr>
                                <w:rFonts w:ascii="Cambria Math" w:hAnsi="Cambria Math"/>
                                <w:color w:val="3333FF"/>
                              </w:rPr>
                              <m:t xml:space="preserve">Y= </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1</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Y</m:t>
                                </m:r>
                              </m:e>
                              <m:sub>
                                <m:r>
                                  <w:rPr>
                                    <w:rFonts w:ascii="Cambria Math" w:hAnsi="Cambria Math"/>
                                    <w:color w:val="3333FF"/>
                                  </w:rPr>
                                  <m:t>2</m:t>
                                </m:r>
                              </m:sub>
                            </m:sSub>
                          </m:oMath>
                        </m:oMathPara>
                      </w:p>
                    </w:txbxContent>
                  </v:textbox>
                </v:shape>
                <v:line id="Straight Connector 217" o:spid="_x0000_s1141" style="position:absolute;flip:x y;visibility:visible;mso-wrap-style:square" from="1841,17857" to="56224,1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lwWMIAAADcAAAADwAAAGRycy9kb3ducmV2LnhtbESPQWsCMRSE74X+h/AKvdWsUtayGsUW&#10;Ra9qvT82z83i5iVs0t303xuh0OMwM98wy3WynRioD61jBdNJAYK4drrlRsH3eff2ASJEZI2dY1Lw&#10;SwHWq+enJVbajXyk4RQbkSEcKlRgYvSVlKE2ZDFMnCfO3tX1FmOWfSN1j2OG207OiqKUFlvOCwY9&#10;fRmqb6cfq6BMxu9T8X4bdnbbfo5l57flRanXl7RZgIiU4n/4r33QCmbTOTzO5CM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lwWMIAAADcAAAADwAAAAAAAAAAAAAA&#10;AAChAgAAZHJzL2Rvd25yZXYueG1sUEsFBgAAAAAEAAQA+QAAAJADAAAAAA==&#10;" strokecolor="#33f" strokeweight="1pt">
                  <v:stroke startarrow="block" joinstyle="miter"/>
                </v:line>
                <v:line id="Straight Connector 219" o:spid="_x0000_s1142" style="position:absolute;visibility:visible;mso-wrap-style:square" from="32341,3124" to="32417,18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R8jsUAAADcAAAADwAAAGRycy9kb3ducmV2LnhtbESPQWuDQBSE74X+h+UVemtWEwiNdRUp&#10;DbG51fTS28N9VRP3rbgbY/59txDIcZiZb5g0n00vJhpdZ1lBvIhAENdWd9wo+D5sX15BOI+ssbdM&#10;Cq7kIM8eH1JMtL3wF02Vb0SAsEtQQev9kEjp6pYMuoUdiIP3a0eDPsixkXrES4CbXi6jaC0NdhwW&#10;WhzovaX6VJ2NgmK/PezXV/6QXMar4Vh9Nrvzj1LPT3PxBsLT7O/hW7vUCpbxBv7PhCM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IR8jsUAAADcAAAADwAAAAAAAAAA&#10;AAAAAAChAgAAZHJzL2Rvd25yZXYueG1sUEsFBgAAAAAEAAQA+QAAAJMDAAAAAA==&#10;" strokecolor="black [3213]" strokeweight=".5pt">
                  <v:stroke dashstyle="dash" joinstyle="miter"/>
                </v:line>
                <v:oval id="Oval 221" o:spid="_x0000_s1143" style="position:absolute;left:32077;top:16063;width:668;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nUcMA&#10;AADcAAAADwAAAGRycy9kb3ducmV2LnhtbESPwWrDMBBE74H8g9hCb4lsH0pwIptQKORQaOs2yXVj&#10;bWxTayUs1Xb/PgoUehxm5g2zK2fTi5EG31lWkK4TEMS11R03Cr4+X1YbED4ga+wtk4Jf8lAWy8UO&#10;c20n/qCxCo2IEPY5KmhDcLmUvm7JoF9bRxy9qx0MhiiHRuoBpwg3vcyS5Eka7DgutOjouaX6u/ox&#10;Ctz8ekmP7t2e/MYZmqrziG+s1OPDvN+CCDSH//Bf+6AVZFkK9zPxCMj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7nUcMAAADcAAAADwAAAAAAAAAAAAAAAACYAgAAZHJzL2Rv&#10;d25yZXYueG1sUEsFBgAAAAAEAAQA9QAAAIgDAAAAAA==&#10;" fillcolor="red" strokecolor="red" strokeweight="1pt">
                  <v:stroke joinstyle="miter"/>
                </v:oval>
                <v:oval id="Oval 222" o:spid="_x0000_s1144" style="position:absolute;left:31859;top:8745;width:667;height:6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5JsMA&#10;AADcAAAADwAAAGRycy9kb3ducmV2LnhtbESPQWvCQBSE70L/w/KE3nSTHIqkrkEKQg+FtlHr9Zl9&#10;JqHZt0t2m6T/3hUEj8PMfMOsi8l0YqDet5YVpMsEBHFldcu1gsN+t1iB8AFZY2eZFPyTh2LzNFtj&#10;ru3I3zSUoRYRwj5HBU0ILpfSVw0Z9EvriKN3sb3BEGVfS93jGOGmk1mSvEiDLceFBh29NVT9ln9G&#10;gZs+zunRfdkfv3KGxvI04Ccr9Tyftq8gAk3hEb6337WCLMvgdiYeAbm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x5JsMAAADcAAAADwAAAAAAAAAAAAAAAACYAgAAZHJzL2Rv&#10;d25yZXYueG1sUEsFBgAAAAAEAAQA9QAAAIgDAAAAAA==&#10;" fillcolor="red" strokecolor="red" strokeweight="1pt">
                  <v:stroke joinstyle="miter"/>
                </v:oval>
                <v:shape id="Text Box 25" o:spid="_x0000_s1145" type="#_x0000_t202" style="position:absolute;left:22474;top:5715;width:1235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5F2DC8" w:rsidRPr="006F016C" w:rsidRDefault="005F2DC8" w:rsidP="00913168">
                        <w:pPr>
                          <w:rPr>
                            <w:color w:val="FF0000"/>
                          </w:rPr>
                        </w:pPr>
                        <m:oMathPara>
                          <m:oMath>
                            <m:r>
                              <w:rPr>
                                <w:rFonts w:ascii="Cambria Math" w:hAnsi="Cambria Math"/>
                                <w:color w:val="FF0000"/>
                              </w:rPr>
                              <m:t>f</m:t>
                            </m:r>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Y,</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oMath>
                        </m:oMathPara>
                      </w:p>
                      <w:p w:rsidR="005F2DC8" w:rsidRDefault="005F2DC8" w:rsidP="00913168"/>
                      <w:p w:rsidR="005F2DC8" w:rsidRDefault="005F2DC8" w:rsidP="00913168">
                        <w:pPr>
                          <w:pStyle w:val="NormalWeb"/>
                          <w:spacing w:before="0" w:beforeAutospacing="0" w:after="160" w:afterAutospacing="0" w:line="256" w:lineRule="auto"/>
                        </w:pPr>
                        <w:r>
                          <w:t>,</w:t>
                        </w:r>
                      </w:p>
                    </w:txbxContent>
                  </v:textbox>
                </v:shape>
                <v:line id="Straight Connector 226" o:spid="_x0000_s1146" style="position:absolute;flip:x;visibility:visible;mso-wrap-style:square" from="12000,1219" to="12181,2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MB8EAAADcAAAADwAAAGRycy9kb3ducmV2LnhtbESPT4vCMBTE7wt+h/CEva2pPUjpGkVE&#10;wYMX/92fzdum2LyUJLb125uFhT0OM/MbZrkebSt68qFxrGA+y0AQV043XCu4XvZfBYgQkTW2jknB&#10;iwKsV5OPJZbaDXyi/hxrkSAcSlRgYuxKKUNlyGKYuY44eT/OW4xJ+lpqj0OC21bmWbaQFhtOCwY7&#10;2hqqHuenVSB3t6Mv+H431G2KoX9mI9mrUp/TcfMNItIY/8N/7YNWkOcL+D2TjoBcv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wwHwQAAANwAAAAPAAAAAAAAAAAAAAAA&#10;AKECAABkcnMvZG93bnJldi54bWxQSwUGAAAAAAQABAD5AAAAjwMAAAAA&#10;" strokecolor="#44546a [3215]" strokeweight="1pt">
                  <v:stroke startarrow="block" joinstyle="miter"/>
                </v:line>
                <v:shape id="Isosceles Triangle 227" o:spid="_x0000_s1147" type="#_x0000_t5" style="position:absolute;left:32001;top:12136;width:969;height: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krnMIA&#10;AADcAAAADwAAAGRycy9kb3ducmV2LnhtbESP0YrCMBRE3xf8h3AFXxZNt8uqVKPIquhr1Q+4NNe2&#10;2tyUJrb1782CsI/DzJxhluveVKKlxpWWFXxNIhDEmdUl5wou5/14DsJ5ZI2VZVLwJAfr1eBjiYm2&#10;HafUnnwuAoRdggoK7+tESpcVZNBNbE0cvKttDPogm1zqBrsAN5WMo2gqDZYcFgqs6beg7H56GAWZ&#10;nX4ety3p2yXtdt2cD/nP81up0bDfLEB46v1/+N0+agVxPIO/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ySucwgAAANwAAAAPAAAAAAAAAAAAAAAAAJgCAABkcnMvZG93&#10;bnJldi54bWxQSwUGAAAAAAQABAD1AAAAhwMAAAAA&#10;" fillcolor="#00b050" stroked="f" strokeweight="1pt"/>
                <v:shape id="Picture 228" o:spid="_x0000_s1148" type="#_x0000_t75" style="position:absolute;left:71768;top:1995;width:17942;height:14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1BzCAAAA3AAAAA8AAABkcnMvZG93bnJldi54bWxET01rwkAQvRf8D8sUeinNxggSomsIgtCT&#10;UJXS3KbZMUmTnQ3ZVeO/7x4Ej4/3vc4n04srja61rGAexSCIK6tbrhWcjruPFITzyBp7y6TgTg7y&#10;zexljZm2N/6i68HXIoSwy1BB4/2QSemqhgy6yA7EgTvb0aAPcKylHvEWwk0vkzheSoMth4YGB9o2&#10;VHWHi1Hwh1z+lvpdFov9pfjZp8m9i7+VenudihUIT5N/ih/uT60gScLacCYcAbn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tQcwgAAANwAAAAPAAAAAAAAAAAAAAAAAJ8C&#10;AABkcnMvZG93bnJldi54bWxQSwUGAAAAAAQABAD3AAAAjgMAAAAA&#10;">
                  <v:imagedata r:id="rId14" o:title="" croptop="16490f" cropbottom="19936f" cropleft="35290f" cropright="14158f"/>
                </v:shape>
                <v:line id="Straight Connector 229" o:spid="_x0000_s1149" style="position:absolute;flip:x;visibility:visible;mso-wrap-style:square" from="11965,9018" to="51682,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zmHsUAAADcAAAADwAAAGRycy9kb3ducmV2LnhtbESPW4vCMBSE3wX/QziCb2tqES9do4gX&#10;EGQFL+DroTm2XZuT0kSt/94sLPg4zMw3zHTemFI8qHaFZQX9XgSCOLW64EzB+bT5GoNwHlljaZkU&#10;vMjBfNZuTTHR9skHehx9JgKEXYIKcu+rREqX5mTQ9WxFHLyrrQ36IOtM6hqfAW5KGUfRUBosOCzk&#10;WNEyp/R2vBsF+9XP6nb9pfWweI0u/eVlNNhNdkp1O83iG4Snxn/C/+2tVhDHE/g7E46AnL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zmHsUAAADcAAAADwAAAAAAAAAA&#10;AAAAAAChAgAAZHJzL2Rvd25yZXYueG1sUEsFBgAAAAAEAAQA+QAAAJMDAAAAAA==&#10;" strokecolor="#33f" strokeweight=".5pt">
                  <v:stroke dashstyle="dash" joinstyle="miter"/>
                </v:line>
                <v:shape id="Text Box 230" o:spid="_x0000_s1150" type="#_x0000_t202" style="position:absolute;left:12518;top:26887;width:38917;height:2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UP8MA&#10;AADcAAAADwAAAGRycy9kb3ducmV2LnhtbERPy2rCQBTdC/7DcAU3RSc1VCV1FCn2gTuNWrq7ZG6T&#10;YOZOyEyT+PfOouDycN6rTW8q0VLjSssKnqcRCOLM6pJzBaf0fbIE4TyyxsoyKbiRg816OFhhom3H&#10;B2qPPhchhF2CCgrv60RKlxVk0E1tTRy4X9sY9AE2udQNdiHcVHIWRXNpsOTQUGBNbwVl1+OfUfDz&#10;lH/vXf9x7uKXuN59tuniolOlxqN++wrCU+8f4n/3l1Ywi8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mUP8MAAADcAAAADwAAAAAAAAAAAAAAAACYAgAAZHJzL2Rv&#10;d25yZXYueG1sUEsFBgAAAAAEAAQA9QAAAIgDAAAAAA==&#10;" fillcolor="white [3201]" stroked="f" strokeweight=".5pt">
                  <v:textbox>
                    <w:txbxContent>
                      <w:p w:rsidR="005F2DC8" w:rsidRDefault="005F2DC8" w:rsidP="00913168">
                        <w:r>
                          <w:t xml:space="preserve">Fig 5. Cases3: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&lt;</m:t>
                          </m:r>
                          <m:r>
                            <w:rPr>
                              <w:rFonts w:ascii="Cambria Math" w:hAnsi="Cambria Math"/>
                            </w:rPr>
                            <m:t>X</m:t>
                          </m:r>
                          <m:r>
                            <m:rPr>
                              <m:sty m:val="p"/>
                            </m:rPr>
                            <w:rPr>
                              <w:rFonts w:ascii="Cambria Math" w:hAnsi="Cambria Math"/>
                            </w:rPr>
                            <m:t>&lt;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625CA1">
                          <w:t xml:space="preserve"> and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oMath>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t xml:space="preserve"> </w:t>
                        </w:r>
                        <m:oMath>
                          <m:r>
                            <w:rPr>
                              <w:rFonts w:ascii="Cambria Math" w:eastAsia="SimSun" w:hAnsi="Cambria Math"/>
                              <w:color w:val="00B050"/>
                            </w:rPr>
                            <m:t xml:space="preserve"> I</m:t>
                          </m:r>
                        </m:oMath>
                        <w:r>
                          <w:t>nterpolations</w:t>
                        </w:r>
                      </w:p>
                    </w:txbxContent>
                  </v:textbox>
                </v:shape>
                <v:line id="Straight Connector 232" o:spid="_x0000_s1151" style="position:absolute;flip:x;visibility:visible;mso-wrap-style:square" from="11597,16170" to="51310,16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HissYAAADcAAAADwAAAGRycy9kb3ducmV2LnhtbESPW4vCMBSE3xf2P4Sz4NuaWsVLNcri&#10;BQRxwQv4emiObdfmpDRR6783grCPw8x8w0xmjSnFjWpXWFbQaUcgiFOrC84UHA+r7yEI55E1lpZJ&#10;wYMczKafHxNMtL3zjm57n4kAYZeggtz7KpHSpTkZdG1bEQfvbGuDPsg6k7rGe4CbUsZR1JcGCw4L&#10;OVY0zym97K9Gwe9iu7ic/2jZLx6DU2d+GvQ2o41Sra/mZwzCU+P/w+/2WiuIuzG8zoQjIK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R4rLGAAAA3AAAAA8AAAAAAAAA&#10;AAAAAAAAoQIAAGRycy9kb3ducmV2LnhtbFBLBQYAAAAABAAEAPkAAACUAwAAAAA=&#10;" strokecolor="#33f" strokeweight=".5pt">
                  <v:stroke dashstyle="dash" joinstyle="miter"/>
                </v:line>
                <v:line id="Straight Connector 233" o:spid="_x0000_s1152" style="position:absolute;flip:x;visibility:visible;mso-wrap-style:square" from="11969,12849" to="51682,129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1HKcYAAADcAAAADwAAAGRycy9kb3ducmV2LnhtbESPQWvCQBSE74X+h+UVvNWNSdE2dRVJ&#10;LAhSQVvw+sg+k9Ts25BdNf57VxB6HGbmG2Y6700jztS52rKC0TACQVxYXXOp4Pfn6/UdhPPIGhvL&#10;pOBKDuaz56cpptpeeEvnnS9FgLBLUUHlfZtK6YqKDLqhbYmDd7CdQR9kV0rd4SXATSPjKBpLgzWH&#10;hQpbyioqjruTUbDJv/Pj4Y+W4/o62Y+y/eRt/bFWavDSLz5BeOr9f/jRXmkFcZLA/Uw4AnJ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RynGAAAA3AAAAA8AAAAAAAAA&#10;AAAAAAAAoQIAAGRycy9kb3ducmV2LnhtbFBLBQYAAAAABAAEAPkAAACUAwAAAAA=&#10;" strokecolor="#33f" strokeweight=".5pt">
                  <v:stroke dashstyle="dash" joinstyle="miter"/>
                </v:line>
                <v:shape id="Text Box 25" o:spid="_x0000_s1153" type="#_x0000_t202" style="position:absolute;left:8222;top:14698;width:2881;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SPMcA&#10;AADcAAAADwAAAGRycy9kb3ducmV2LnhtbESPQUvDQBSE74L/YXlCL2I3Nm2V2G0RqW3prYlaentk&#10;n0kw+zZk1yT9992C4HGYmW+YxWowteiodZVlBY/jCARxbnXFhYKP7P3hGYTzyBpry6TgTA5Wy9ub&#10;BSba9nygLvWFCBB2CSoovW8SKV1ekkE3tg1x8L5ta9AH2RZSt9gHuKnlJIrm0mDFYaHEht5Kyn/S&#10;X6PgdF8c927YfPbxLG7W2y57+tKZUqO74fUFhKfB/4f/2jutYBJP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CkjzHAAAA3AAAAA8AAAAAAAAAAAAAAAAAmAIAAGRy&#10;cy9kb3ducmV2LnhtbFBLBQYAAAAABAAEAPUAAACMAwAAAAA=&#10;" fillcolor="white [3201]" stroked="f" strokeweight=".5pt">
                  <v:textbox>
                    <w:txbxContent>
                      <w:p w:rsidR="005F2DC8" w:rsidRDefault="005F2DC8" w:rsidP="00751FC7">
                        <w:pPr>
                          <w:pStyle w:val="NormalWeb"/>
                          <w:spacing w:before="0" w:beforeAutospacing="0" w:after="160" w:afterAutospacing="0" w:line="252"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X</m:t>
                                </m:r>
                              </m:e>
                              <m:sub>
                                <m:r>
                                  <w:rPr>
                                    <w:rFonts w:ascii="Cambria Math" w:eastAsia="SimSun" w:hAnsi="Cambria Math"/>
                                    <w:sz w:val="22"/>
                                    <w:szCs w:val="22"/>
                                  </w:rPr>
                                  <m:t>1</m:t>
                                </m:r>
                              </m:sub>
                            </m:sSub>
                          </m:oMath>
                        </m:oMathPara>
                      </w:p>
                      <w:p w:rsidR="005F2DC8" w:rsidRDefault="005F2DC8" w:rsidP="00751FC7">
                        <w:pPr>
                          <w:pStyle w:val="NormalWeb"/>
                          <w:spacing w:before="0" w:beforeAutospacing="0" w:after="160" w:afterAutospacing="0" w:line="254" w:lineRule="auto"/>
                        </w:pPr>
                        <w:r>
                          <w:rPr>
                            <w:rFonts w:eastAsia="SimSun"/>
                          </w:rPr>
                          <w:t> </w:t>
                        </w:r>
                      </w:p>
                      <w:p w:rsidR="005F2DC8" w:rsidRDefault="005F2DC8" w:rsidP="00751FC7">
                        <w:pPr>
                          <w:pStyle w:val="NormalWeb"/>
                          <w:spacing w:before="0" w:beforeAutospacing="0" w:after="160" w:afterAutospacing="0" w:line="252" w:lineRule="auto"/>
                        </w:pPr>
                        <w:r>
                          <w:rPr>
                            <w:rFonts w:eastAsia="SimSun"/>
                          </w:rPr>
                          <w:t> </w:t>
                        </w:r>
                      </w:p>
                    </w:txbxContent>
                  </v:textbox>
                </v:shape>
                <v:shape id="Text Box 25" o:spid="_x0000_s1154" type="#_x0000_t202" style="position:absolute;left:8825;top:11216;width:287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yp0McA&#10;AADcAAAADwAAAGRycy9kb3ducmV2LnhtbESPW2vCQBSE3wX/w3IEX6RuaqiV1FWk2Au+abzg2yF7&#10;mgSzZ0N2m6T/vlso+DjMzDfMct2bSrTUuNKygsdpBII4s7rkXMExfXtYgHAeWWNlmRT8kIP1ajhY&#10;YqJtx3tqDz4XAcIuQQWF93UipcsKMuimtiYO3pdtDPogm1zqBrsAN5WcRdFcGiw5LBRY02tB2e3w&#10;bRRcJ/ll5/r3Uxc/xfX2o02fzzpVajzqNy8gPPX+Hv5vf2oFs3gOf2fCE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cqdDHAAAA3AAAAA8AAAAAAAAAAAAAAAAAmAIAAGRy&#10;cy9kb3ducmV2LnhtbFBLBQYAAAAABAAEAPUAAACMAwAAAAA=&#10;" fillcolor="white [3201]" stroked="f" strokeweight=".5pt">
                  <v:textbox>
                    <w:txbxContent>
                      <w:p w:rsidR="005F2DC8" w:rsidRDefault="005F2DC8" w:rsidP="00787917">
                        <w:pPr>
                          <w:pStyle w:val="NormalWeb"/>
                          <w:spacing w:before="0" w:beforeAutospacing="0" w:after="160" w:afterAutospacing="0" w:line="252" w:lineRule="auto"/>
                        </w:pPr>
                        <m:oMathPara>
                          <m:oMathParaPr>
                            <m:jc m:val="centerGroup"/>
                          </m:oMathParaPr>
                          <m:oMath>
                            <m:r>
                              <w:rPr>
                                <w:rFonts w:ascii="Cambria Math" w:hAnsi="Cambria Math"/>
                              </w:rPr>
                              <m:t>X</m:t>
                            </m:r>
                          </m:oMath>
                        </m:oMathPara>
                      </w:p>
                      <w:p w:rsidR="005F2DC8" w:rsidRDefault="005F2DC8" w:rsidP="00787917">
                        <w:pPr>
                          <w:pStyle w:val="NormalWeb"/>
                          <w:spacing w:before="0" w:beforeAutospacing="0" w:after="160" w:afterAutospacing="0" w:line="252" w:lineRule="auto"/>
                        </w:pPr>
                        <w:r>
                          <w:rPr>
                            <w:rFonts w:eastAsia="SimSun"/>
                          </w:rPr>
                          <w:t> </w:t>
                        </w:r>
                      </w:p>
                      <w:p w:rsidR="005F2DC8" w:rsidRDefault="005F2DC8" w:rsidP="00787917">
                        <w:pPr>
                          <w:pStyle w:val="NormalWeb"/>
                          <w:spacing w:before="0" w:beforeAutospacing="0" w:after="160" w:afterAutospacing="0" w:line="252" w:lineRule="auto"/>
                        </w:pPr>
                        <w:r>
                          <w:rPr>
                            <w:rFonts w:eastAsia="SimSun"/>
                          </w:rPr>
                          <w:t> </w:t>
                        </w:r>
                      </w:p>
                    </w:txbxContent>
                  </v:textbox>
                </v:shape>
                <w10:anchorlock/>
              </v:group>
            </w:pict>
          </mc:Fallback>
        </mc:AlternateContent>
      </w:r>
    </w:p>
    <w:p w14:paraId="5BDC248D" w14:textId="77777777" w:rsidR="00913168" w:rsidRDefault="00C376A2" w:rsidP="00913168">
      <m:oMathPara>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r>
                <w:rPr>
                  <w:rFonts w:ascii="Cambria Math" w:hAnsi="Cambria Math"/>
                  <w:color w:val="00B050"/>
                </w:rPr>
                <m:t>,Y</m:t>
              </m:r>
            </m:e>
          </m:d>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r>
            <w:rPr>
              <w:rFonts w:ascii="Cambria Math" w:hAnsi="Cambria Math"/>
              <w:color w:val="00B050"/>
            </w:rPr>
            <m:t>f</m:t>
          </m:r>
          <m:d>
            <m:dPr>
              <m:ctrlPr>
                <w:rPr>
                  <w:rFonts w:ascii="Cambria Math" w:hAnsi="Cambria Math"/>
                  <w:i/>
                  <w:color w:val="00B050"/>
                </w:rPr>
              </m:ctrlPr>
            </m:dPr>
            <m:e>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00B050"/>
                </w:rPr>
                <m:t>,Y</m:t>
              </m:r>
            </m:e>
          </m:d>
          <m:r>
            <w:rPr>
              <w:rFonts w:ascii="Cambria Math" w:hAnsi="Cambria Math"/>
            </w:rPr>
            <m:t xml:space="preserve">⟹Coding:         </m:t>
          </m:r>
          <m:sSub>
            <m:sSubPr>
              <m:ctrlPr>
                <w:rPr>
                  <w:rFonts w:ascii="Cambria Math" w:hAnsi="Cambria Math"/>
                  <w:b/>
                  <w:i/>
                </w:rPr>
              </m:ctrlPr>
            </m:sSubPr>
            <m:e>
              <m:r>
                <m:rPr>
                  <m:sty m:val="bi"/>
                </m:rPr>
                <w:rPr>
                  <w:rFonts w:ascii="Cambria Math" w:hAnsi="Cambria Math"/>
                </w:rPr>
                <m:t>N</m:t>
              </m:r>
              <m:ctrlPr>
                <w:rPr>
                  <w:rFonts w:ascii="Cambria Math" w:hAnsi="Cambria Math"/>
                  <w:i/>
                </w:rPr>
              </m:ctrlPr>
            </m:e>
            <m:sub>
              <m:r>
                <m:rPr>
                  <m:sty m:val="bi"/>
                </m:rPr>
                <w:rPr>
                  <w:rFonts w:ascii="Cambria Math" w:hAnsi="Cambria Math"/>
                </w:rPr>
                <m:t>XY</m:t>
              </m:r>
            </m:sub>
          </m:sSub>
          <m:r>
            <w:rPr>
              <w:rFonts w:ascii="Cambria Math" w:hAnsi="Cambria Math"/>
            </w:rPr>
            <m:t>=</m:t>
          </m:r>
          <m:f>
            <m:fPr>
              <m:ctrlPr>
                <w:rPr>
                  <w:rFonts w:ascii="Cambria Math" w:hAnsi="Cambria Math"/>
                  <w:i/>
                  <w:color w:val="3333FF"/>
                </w:rPr>
              </m:ctrlPr>
            </m:fPr>
            <m:num>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-X</m:t>
              </m:r>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eastAsia="SimSun" w:hAnsi="Cambria Math"/>
                  <w:i/>
                  <w:iCs/>
                  <w:color w:val="FF0000"/>
                </w:rPr>
              </m:ctrlPr>
            </m:sSubPr>
            <m:e>
              <m:r>
                <w:rPr>
                  <w:rFonts w:ascii="Cambria Math" w:eastAsia="SimSun" w:hAnsi="Cambria Math"/>
                  <w:color w:val="FF0000"/>
                </w:rPr>
                <m:t>N</m:t>
              </m:r>
            </m:e>
            <m:sub>
              <m:r>
                <w:rPr>
                  <w:rFonts w:ascii="Cambria Math" w:eastAsia="SimSun" w:hAnsi="Cambria Math"/>
                  <w:color w:val="FF0000"/>
                </w:rPr>
                <m:t>1Y</m:t>
              </m:r>
            </m:sub>
          </m:sSub>
          <m:r>
            <w:rPr>
              <w:rFonts w:ascii="Cambria Math" w:hAnsi="Cambria Math"/>
              <w:color w:val="3333FF"/>
            </w:rPr>
            <m:t>+</m:t>
          </m:r>
          <m:f>
            <m:fPr>
              <m:ctrlPr>
                <w:rPr>
                  <w:rFonts w:ascii="Cambria Math" w:hAnsi="Cambria Math"/>
                  <w:i/>
                  <w:color w:val="3333FF"/>
                </w:rPr>
              </m:ctrlPr>
            </m:fPr>
            <m:num>
              <m:r>
                <w:rPr>
                  <w:rFonts w:ascii="Cambria Math" w:hAnsi="Cambria Math"/>
                  <w:color w:val="3333FF"/>
                </w:rPr>
                <m:t>X-</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num>
            <m:den>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2</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X</m:t>
                  </m:r>
                </m:e>
                <m:sub>
                  <m:r>
                    <w:rPr>
                      <w:rFonts w:ascii="Cambria Math" w:hAnsi="Cambria Math"/>
                      <w:color w:val="3333FF"/>
                    </w:rPr>
                    <m:t>1</m:t>
                  </m:r>
                </m:sub>
              </m:sSub>
            </m:den>
          </m:f>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2Y</m:t>
              </m:r>
            </m:sub>
          </m:sSub>
          <m:r>
            <m:rPr>
              <m:sty m:val="bi"/>
            </m:rPr>
            <w:rPr>
              <w:rFonts w:ascii="Cambria Math" w:hAnsi="Cambria Math"/>
            </w:rPr>
            <m:t xml:space="preserve">  </m:t>
          </m:r>
          <m:r>
            <w:rPr>
              <w:rFonts w:ascii="Cambria Math" w:hAnsi="Cambria Math"/>
            </w:rPr>
            <m:t xml:space="preserve">      </m:t>
          </m:r>
          <m:d>
            <m:dPr>
              <m:ctrlPr>
                <w:rPr>
                  <w:rFonts w:ascii="Cambria Math" w:hAnsi="Cambria Math"/>
                  <w:b/>
                  <w:i/>
                  <w:color w:val="00B050"/>
                </w:rPr>
              </m:ctrlPr>
            </m:dPr>
            <m:e>
              <m:r>
                <m:rPr>
                  <m:sty m:val="bi"/>
                </m:rPr>
                <w:rPr>
                  <w:rFonts w:ascii="Cambria Math" w:hAnsi="Cambria Math"/>
                  <w:color w:val="00B050"/>
                </w:rPr>
                <m:t>4</m:t>
              </m:r>
            </m:e>
          </m:d>
        </m:oMath>
      </m:oMathPara>
    </w:p>
    <w:p w14:paraId="27730BC4" w14:textId="77777777" w:rsidR="00FD0942" w:rsidRDefault="00213465" w:rsidP="00213465">
      <w:pPr>
        <w:pStyle w:val="Heading1"/>
      </w:pPr>
      <w:r>
        <w:t>Case 4: No interpolations are needed</w:t>
      </w:r>
    </w:p>
    <w:p w14:paraId="0397302E" w14:textId="77777777" w:rsidR="00213465" w:rsidRDefault="00213465" w:rsidP="00863167">
      <w:r>
        <w:t xml:space="preserve">Provide </w:t>
      </w:r>
      <m:oMath>
        <m:sSub>
          <m:sSubPr>
            <m:ctrlPr>
              <w:rPr>
                <w:rFonts w:ascii="Cambria Math" w:hAnsi="Cambria Math"/>
                <w:i/>
                <w:color w:val="FF0000"/>
              </w:rPr>
            </m:ctrlPr>
          </m:sSubPr>
          <m:e>
            <m:r>
              <w:rPr>
                <w:rFonts w:ascii="Cambria Math" w:hAnsi="Cambria Math"/>
                <w:color w:val="FF0000"/>
              </w:rPr>
              <m:t>N</m:t>
            </m:r>
          </m:e>
          <m:sub>
            <m:r>
              <w:rPr>
                <w:rFonts w:ascii="Cambria Math" w:hAnsi="Cambria Math"/>
                <w:color w:val="FF0000"/>
              </w:rPr>
              <m:t>XY</m:t>
            </m:r>
          </m:sub>
        </m:sSub>
        <m:r>
          <w:rPr>
            <w:rFonts w:ascii="Cambria Math" w:hAnsi="Cambria Math"/>
          </w:rPr>
          <m:t>=</m:t>
        </m:r>
        <m:r>
          <m:rPr>
            <m:sty m:val="bi"/>
          </m:rPr>
          <w:rPr>
            <w:rFonts w:ascii="Cambria Math" w:hAnsi="Cambria Math"/>
            <w:color w:val="00B050"/>
          </w:rPr>
          <m:t>f</m:t>
        </m:r>
        <m:d>
          <m:dPr>
            <m:ctrlPr>
              <w:rPr>
                <w:rFonts w:ascii="Cambria Math" w:hAnsi="Cambria Math"/>
                <w:b/>
                <w:i/>
                <w:color w:val="00B050"/>
              </w:rPr>
            </m:ctrlPr>
          </m:dPr>
          <m:e>
            <m:r>
              <m:rPr>
                <m:sty m:val="bi"/>
              </m:rPr>
              <w:rPr>
                <w:rFonts w:ascii="Cambria Math" w:hAnsi="Cambria Math"/>
              </w:rPr>
              <m:t>X,</m:t>
            </m:r>
            <m:r>
              <m:rPr>
                <m:sty m:val="bi"/>
              </m:rPr>
              <w:rPr>
                <w:rFonts w:ascii="Cambria Math" w:hAnsi="Cambria Math"/>
                <w:color w:val="3333FF"/>
              </w:rPr>
              <m:t>Y</m:t>
            </m:r>
          </m:e>
        </m:d>
      </m:oMath>
    </w:p>
    <w:p w14:paraId="5A1FFD3F" w14:textId="77777777" w:rsidR="00FD0942" w:rsidRDefault="00FD0942">
      <w:r>
        <w:br w:type="page"/>
      </w:r>
    </w:p>
    <w:p w14:paraId="18433DFE" w14:textId="77777777" w:rsidR="008242AA" w:rsidRPr="008242AA" w:rsidRDefault="008242AA" w:rsidP="008242AA"/>
    <w:p w14:paraId="66AE0686" w14:textId="77777777" w:rsidR="008242AA" w:rsidRDefault="008242AA" w:rsidP="009A24D5">
      <w:pPr>
        <w:pStyle w:val="Heading1"/>
        <w:tabs>
          <w:tab w:val="left" w:pos="8306"/>
        </w:tabs>
      </w:pPr>
      <w:r>
        <w:t xml:space="preserve">Appendix </w:t>
      </w:r>
      <w:r w:rsidR="00213465">
        <w:t>A</w:t>
      </w:r>
      <w:r>
        <w:t>: Python Programming Reference</w:t>
      </w:r>
      <w:r w:rsidR="009A24D5">
        <w:tab/>
      </w:r>
    </w:p>
    <w:p w14:paraId="3D3D26EF" w14:textId="77777777" w:rsidR="009C6128" w:rsidRDefault="00C376A2">
      <w:hyperlink r:id="rId17" w:history="1">
        <w:r w:rsidR="00BB55C9" w:rsidRPr="00F26274">
          <w:rPr>
            <w:rStyle w:val="Hyperlink"/>
          </w:rPr>
          <w:t>https://gis.stackexchange.com/questions/15801/interpolate-undulations-for-given-points-using-a-geoid-model</w:t>
        </w:r>
      </w:hyperlink>
    </w:p>
    <w:p w14:paraId="6E0B7A02" w14:textId="77777777" w:rsidR="00BB55C9" w:rsidRDefault="00BB55C9"/>
    <w:p w14:paraId="4954A11A"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csv,sqlite3</w:t>
      </w:r>
    </w:p>
    <w:p w14:paraId="4EB53E6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'''this script inserts data stored in csv file into sqlite database'''</w:t>
      </w:r>
    </w:p>
    <w:p w14:paraId="1A270A9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66CD5C2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coordinates= csv.reader(open(</w:t>
      </w:r>
      <w:r w:rsidRPr="00F35C29">
        <w:rPr>
          <w:rFonts w:ascii="inherit" w:eastAsia="Times New Roman" w:hAnsi="inherit" w:cs="Courier New"/>
          <w:color w:val="7D2727"/>
          <w:sz w:val="20"/>
          <w:szCs w:val="20"/>
          <w:bdr w:val="none" w:sz="0" w:space="0" w:color="auto" w:frame="1"/>
          <w:shd w:val="clear" w:color="auto" w:fill="EFF0F1"/>
        </w:rPr>
        <w:t>"geoid.csv"</w:t>
      </w:r>
      <w:r w:rsidRPr="00F35C29">
        <w:rPr>
          <w:rFonts w:ascii="inherit" w:eastAsia="Times New Roman" w:hAnsi="inherit" w:cs="Courier New"/>
          <w:color w:val="303336"/>
          <w:sz w:val="20"/>
          <w:szCs w:val="20"/>
          <w:bdr w:val="none" w:sz="0" w:space="0" w:color="auto" w:frame="1"/>
          <w:shd w:val="clear" w:color="auto" w:fill="EFF0F1"/>
        </w:rPr>
        <w:t>))</w:t>
      </w:r>
    </w:p>
    <w:p w14:paraId="6F5436B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CC373A1"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 = sqlite3.connect(</w:t>
      </w:r>
      <w:r w:rsidRPr="00F35C29">
        <w:rPr>
          <w:rFonts w:ascii="inherit" w:eastAsia="Times New Roman" w:hAnsi="inherit" w:cs="Courier New"/>
          <w:color w:val="7D2727"/>
          <w:sz w:val="20"/>
          <w:szCs w:val="20"/>
          <w:bdr w:val="none" w:sz="0" w:space="0" w:color="auto" w:frame="1"/>
          <w:shd w:val="clear" w:color="auto" w:fill="EFF0F1"/>
        </w:rPr>
        <w:t>"geoid.db"</w:t>
      </w:r>
      <w:r w:rsidRPr="00F35C29">
        <w:rPr>
          <w:rFonts w:ascii="inherit" w:eastAsia="Times New Roman" w:hAnsi="inherit" w:cs="Courier New"/>
          <w:color w:val="303336"/>
          <w:sz w:val="20"/>
          <w:szCs w:val="20"/>
          <w:bdr w:val="none" w:sz="0" w:space="0" w:color="auto" w:frame="1"/>
          <w:shd w:val="clear" w:color="auto" w:fill="EFF0F1"/>
        </w:rPr>
        <w:t>)</w:t>
      </w:r>
    </w:p>
    <w:p w14:paraId="4137B20B"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 = database.cursor()</w:t>
      </w:r>
    </w:p>
    <w:p w14:paraId="10B61F9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database.execute(</w:t>
      </w:r>
      <w:r w:rsidRPr="00F35C29">
        <w:rPr>
          <w:rFonts w:ascii="inherit" w:eastAsia="Times New Roman" w:hAnsi="inherit" w:cs="Courier New"/>
          <w:color w:val="7D2727"/>
          <w:sz w:val="20"/>
          <w:szCs w:val="20"/>
          <w:bdr w:val="none" w:sz="0" w:space="0" w:color="auto" w:frame="1"/>
          <w:shd w:val="clear" w:color="auto" w:fill="EFF0F1"/>
        </w:rPr>
        <w:t>"create table coords(name, lat INTEGER, lon INTEGER, und INTEGER);"</w:t>
      </w:r>
      <w:r w:rsidRPr="00F35C29">
        <w:rPr>
          <w:rFonts w:ascii="inherit" w:eastAsia="Times New Roman" w:hAnsi="inherit" w:cs="Courier New"/>
          <w:color w:val="303336"/>
          <w:sz w:val="20"/>
          <w:szCs w:val="20"/>
          <w:bdr w:val="none" w:sz="0" w:space="0" w:color="auto" w:frame="1"/>
          <w:shd w:val="clear" w:color="auto" w:fill="EFF0F1"/>
        </w:rPr>
        <w:t>)</w:t>
      </w:r>
    </w:p>
    <w:p w14:paraId="35E5FA2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database.executemany(</w:t>
      </w:r>
      <w:r w:rsidRPr="00F35C29">
        <w:rPr>
          <w:rFonts w:ascii="inherit" w:eastAsia="Times New Roman" w:hAnsi="inherit" w:cs="Courier New"/>
          <w:color w:val="7D2727"/>
          <w:sz w:val="20"/>
          <w:szCs w:val="20"/>
          <w:bdr w:val="none" w:sz="0" w:space="0" w:color="auto" w:frame="1"/>
          <w:shd w:val="clear" w:color="auto" w:fill="EFF0F1"/>
        </w:rPr>
        <w:t>"insert into coords(name,lat,lon,und) values (?, ?, ?, ?)"</w:t>
      </w:r>
      <w:r w:rsidRPr="00F35C29">
        <w:rPr>
          <w:rFonts w:ascii="inherit" w:eastAsia="Times New Roman" w:hAnsi="inherit" w:cs="Courier New"/>
          <w:color w:val="303336"/>
          <w:sz w:val="20"/>
          <w:szCs w:val="20"/>
          <w:bdr w:val="none" w:sz="0" w:space="0" w:color="auto" w:frame="1"/>
          <w:shd w:val="clear" w:color="auto" w:fill="EFF0F1"/>
        </w:rPr>
        <w:t>,coordinates)</w:t>
      </w:r>
    </w:p>
    <w:p w14:paraId="52B9B8E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database.commit()</w:t>
      </w:r>
    </w:p>
    <w:p w14:paraId="39F6510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database.close()</w:t>
      </w:r>
    </w:p>
    <w:p w14:paraId="398E4EDB"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Here's example input csv file, that contains ID,Latitude,Longitude,Undulation:</w:t>
      </w:r>
      <w:r w:rsidRPr="00F35C29">
        <w:rPr>
          <w:rFonts w:ascii="Arial" w:eastAsia="Times New Roman" w:hAnsi="Arial" w:cs="Arial"/>
          <w:color w:val="242729"/>
          <w:sz w:val="23"/>
          <w:szCs w:val="23"/>
        </w:rPr>
        <w:br/>
        <w:t>000001,54.9666669,18.7,28.442</w:t>
      </w:r>
      <w:r w:rsidRPr="00F35C29">
        <w:rPr>
          <w:rFonts w:ascii="Arial" w:eastAsia="Times New Roman" w:hAnsi="Arial" w:cs="Arial"/>
          <w:color w:val="242729"/>
          <w:sz w:val="23"/>
          <w:szCs w:val="23"/>
        </w:rPr>
        <w:br/>
        <w:t>000002,54.9166669,18.6833331,28.512</w:t>
      </w:r>
      <w:r w:rsidRPr="00F35C29">
        <w:rPr>
          <w:rFonts w:ascii="Arial" w:eastAsia="Times New Roman" w:hAnsi="Arial" w:cs="Arial"/>
          <w:color w:val="242729"/>
          <w:sz w:val="23"/>
          <w:szCs w:val="23"/>
        </w:rPr>
        <w:br/>
        <w:t>000003,54.9,18.6833331,28.523</w:t>
      </w:r>
      <w:r w:rsidRPr="00F35C29">
        <w:rPr>
          <w:rFonts w:ascii="Arial" w:eastAsia="Times New Roman" w:hAnsi="Arial" w:cs="Arial"/>
          <w:color w:val="242729"/>
          <w:sz w:val="23"/>
          <w:szCs w:val="23"/>
        </w:rPr>
        <w:br/>
        <w:t>000004,54.8833331,18.6666669,28.572</w:t>
      </w:r>
      <w:r w:rsidRPr="00F35C29">
        <w:rPr>
          <w:rFonts w:ascii="Arial" w:eastAsia="Times New Roman" w:hAnsi="Arial" w:cs="Arial"/>
          <w:color w:val="242729"/>
          <w:sz w:val="23"/>
          <w:szCs w:val="23"/>
        </w:rPr>
        <w:br/>
        <w:t>000005,54.8666669,18.6666669,28.585</w:t>
      </w:r>
      <w:r w:rsidRPr="00F35C29">
        <w:rPr>
          <w:rFonts w:ascii="Arial" w:eastAsia="Times New Roman" w:hAnsi="Arial" w:cs="Arial"/>
          <w:color w:val="242729"/>
          <w:sz w:val="23"/>
          <w:szCs w:val="23"/>
        </w:rPr>
        <w:br/>
        <w:t>000006,54.85,18.6666669,28.6</w:t>
      </w:r>
      <w:r w:rsidRPr="00F35C29">
        <w:rPr>
          <w:rFonts w:ascii="Arial" w:eastAsia="Times New Roman" w:hAnsi="Arial" w:cs="Arial"/>
          <w:color w:val="242729"/>
          <w:sz w:val="23"/>
          <w:szCs w:val="23"/>
        </w:rPr>
        <w:br/>
        <w:t>000007,54.8333331,18.0666669,29.891</w:t>
      </w:r>
      <w:r w:rsidRPr="00F35C29">
        <w:rPr>
          <w:rFonts w:ascii="Arial" w:eastAsia="Times New Roman" w:hAnsi="Arial" w:cs="Arial"/>
          <w:color w:val="242729"/>
          <w:sz w:val="23"/>
          <w:szCs w:val="23"/>
        </w:rPr>
        <w:br/>
        <w:t>000008,54.8333331,18.0833331,29.855</w:t>
      </w:r>
      <w:r w:rsidRPr="00F35C29">
        <w:rPr>
          <w:rFonts w:ascii="Arial" w:eastAsia="Times New Roman" w:hAnsi="Arial" w:cs="Arial"/>
          <w:color w:val="242729"/>
          <w:sz w:val="23"/>
          <w:szCs w:val="23"/>
        </w:rPr>
        <w:br/>
        <w:t>000009,54.8333331,18.1833331,29.637</w:t>
      </w:r>
      <w:r w:rsidRPr="00F35C29">
        <w:rPr>
          <w:rFonts w:ascii="Arial" w:eastAsia="Times New Roman" w:hAnsi="Arial" w:cs="Arial"/>
          <w:color w:val="242729"/>
          <w:sz w:val="23"/>
          <w:szCs w:val="23"/>
        </w:rPr>
        <w:br/>
        <w:t>000010,54.8333331,18.25,29.488</w:t>
      </w:r>
      <w:r w:rsidRPr="00F35C29">
        <w:rPr>
          <w:rFonts w:ascii="Arial" w:eastAsia="Times New Roman" w:hAnsi="Arial" w:cs="Arial"/>
          <w:color w:val="242729"/>
          <w:sz w:val="23"/>
          <w:szCs w:val="23"/>
        </w:rPr>
        <w:br/>
        <w:t>000011,54.8333331,18.2666669,29.45</w:t>
      </w:r>
      <w:r w:rsidRPr="00F35C29">
        <w:rPr>
          <w:rFonts w:ascii="Arial" w:eastAsia="Times New Roman" w:hAnsi="Arial" w:cs="Arial"/>
          <w:color w:val="242729"/>
          <w:sz w:val="23"/>
          <w:szCs w:val="23"/>
        </w:rPr>
        <w:br/>
        <w:t>000012,54.8333331,18.2833331,29.413</w:t>
      </w:r>
      <w:r w:rsidRPr="00F35C29">
        <w:rPr>
          <w:rFonts w:ascii="Arial" w:eastAsia="Times New Roman" w:hAnsi="Arial" w:cs="Arial"/>
          <w:color w:val="242729"/>
          <w:sz w:val="23"/>
          <w:szCs w:val="23"/>
        </w:rPr>
        <w:br/>
        <w:t>000013,54.8333331,18.3,29.376</w:t>
      </w:r>
      <w:r w:rsidRPr="00F35C29">
        <w:rPr>
          <w:rFonts w:ascii="Arial" w:eastAsia="Times New Roman" w:hAnsi="Arial" w:cs="Arial"/>
          <w:color w:val="242729"/>
          <w:sz w:val="23"/>
          <w:szCs w:val="23"/>
        </w:rPr>
        <w:br/>
        <w:t>This is numeric geoid model stored in ASCII csv file.</w:t>
      </w:r>
    </w:p>
    <w:p w14:paraId="237409F1"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Now I would like to find four adjacent points for our example point:</w:t>
      </w:r>
    </w:p>
    <w:p w14:paraId="35AE28FC"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sqlite3</w:t>
      </w:r>
    </w:p>
    <w:p w14:paraId="75671B7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#find four adjacent points</w:t>
      </w:r>
    </w:p>
    <w:p w14:paraId="0F96A9B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find_adjacent_coords(db, lat, lon, step=</w:t>
      </w:r>
      <w:r w:rsidRPr="00F35C29">
        <w:rPr>
          <w:rFonts w:ascii="inherit" w:eastAsia="Times New Roman" w:hAnsi="inherit" w:cs="Courier New"/>
          <w:color w:val="7D2727"/>
          <w:sz w:val="20"/>
          <w:szCs w:val="20"/>
          <w:bdr w:val="none" w:sz="0" w:space="0" w:color="auto" w:frame="1"/>
          <w:shd w:val="clear" w:color="auto" w:fill="EFF0F1"/>
        </w:rPr>
        <w:t>0.041667</w:t>
      </w:r>
      <w:r w:rsidRPr="00F35C29">
        <w:rPr>
          <w:rFonts w:ascii="inherit" w:eastAsia="Times New Roman" w:hAnsi="inherit" w:cs="Courier New"/>
          <w:color w:val="303336"/>
          <w:sz w:val="20"/>
          <w:szCs w:val="20"/>
          <w:bdr w:val="none" w:sz="0" w:space="0" w:color="auto" w:frame="1"/>
          <w:shd w:val="clear" w:color="auto" w:fill="EFF0F1"/>
        </w:rPr>
        <w:t>):</w:t>
      </w:r>
    </w:p>
    <w:p w14:paraId="21F9653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coords_range = lat-step, lat+step, lon-step, lon+step</w:t>
      </w:r>
    </w:p>
    <w:p w14:paraId="77ABB38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db.execute(</w:t>
      </w:r>
      <w:r w:rsidRPr="00F35C29">
        <w:rPr>
          <w:rFonts w:ascii="inherit" w:eastAsia="Times New Roman" w:hAnsi="inherit" w:cs="Courier New"/>
          <w:color w:val="7D2727"/>
          <w:sz w:val="20"/>
          <w:szCs w:val="20"/>
          <w:bdr w:val="none" w:sz="0" w:space="0" w:color="auto" w:frame="1"/>
          <w:shd w:val="clear" w:color="auto" w:fill="EFF0F1"/>
        </w:rPr>
        <w:t>"""select lat, lon, und from coords where</w:t>
      </w:r>
    </w:p>
    <w:p w14:paraId="11127099"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7D2727"/>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lat &gt; ? and lat &lt; ? and</w:t>
      </w:r>
    </w:p>
    <w:p w14:paraId="0B76667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7D2727"/>
          <w:sz w:val="20"/>
          <w:szCs w:val="20"/>
          <w:bdr w:val="none" w:sz="0" w:space="0" w:color="auto" w:frame="1"/>
          <w:shd w:val="clear" w:color="auto" w:fill="EFF0F1"/>
        </w:rPr>
        <w:t>lon &gt; ? and lon &lt; ?"""</w:t>
      </w:r>
      <w:r w:rsidRPr="00F35C29">
        <w:rPr>
          <w:rFonts w:ascii="inherit" w:eastAsia="Times New Roman" w:hAnsi="inherit" w:cs="Courier New"/>
          <w:color w:val="303336"/>
          <w:sz w:val="20"/>
          <w:szCs w:val="20"/>
          <w:bdr w:val="none" w:sz="0" w:space="0" w:color="auto" w:frame="1"/>
          <w:shd w:val="clear" w:color="auto" w:fill="EFF0F1"/>
        </w:rPr>
        <w:t>, coords_range).fetchall()</w:t>
      </w:r>
    </w:p>
    <w:p w14:paraId="5846992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#connect database with gps points</w:t>
      </w:r>
    </w:p>
    <w:p w14:paraId="276D916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database = sqlite3.connect(</w:t>
      </w:r>
      <w:r w:rsidRPr="00F35C29">
        <w:rPr>
          <w:rFonts w:ascii="inherit" w:eastAsia="Times New Roman" w:hAnsi="inherit" w:cs="Courier New"/>
          <w:color w:val="7D2727"/>
          <w:sz w:val="20"/>
          <w:szCs w:val="20"/>
          <w:bdr w:val="none" w:sz="0" w:space="0" w:color="auto" w:frame="1"/>
          <w:shd w:val="clear" w:color="auto" w:fill="EFF0F1"/>
        </w:rPr>
        <w:t>'F.tsj'</w:t>
      </w:r>
      <w:r w:rsidRPr="00F35C29">
        <w:rPr>
          <w:rFonts w:ascii="inherit" w:eastAsia="Times New Roman" w:hAnsi="inherit" w:cs="Courier New"/>
          <w:color w:val="303336"/>
          <w:sz w:val="20"/>
          <w:szCs w:val="20"/>
          <w:bdr w:val="none" w:sz="0" w:space="0" w:color="auto" w:frame="1"/>
          <w:shd w:val="clear" w:color="auto" w:fill="EFF0F1"/>
        </w:rPr>
        <w:t>)</w:t>
      </w:r>
    </w:p>
    <w:p w14:paraId="316F22E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 = database.cursor()</w:t>
      </w:r>
    </w:p>
    <w:p w14:paraId="0F9A207B"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cursor.execute(</w:t>
      </w:r>
      <w:r w:rsidRPr="00F35C29">
        <w:rPr>
          <w:rFonts w:ascii="inherit" w:eastAsia="Times New Roman" w:hAnsi="inherit" w:cs="Courier New"/>
          <w:color w:val="7D2727"/>
          <w:sz w:val="20"/>
          <w:szCs w:val="20"/>
          <w:bdr w:val="none" w:sz="0" w:space="0" w:color="auto" w:frame="1"/>
          <w:shd w:val="clear" w:color="auto" w:fill="EFF0F1"/>
        </w:rPr>
        <w:t>"select C1, C2, C3 from tblSoPoints"</w:t>
      </w:r>
      <w:r w:rsidRPr="00F35C29">
        <w:rPr>
          <w:rFonts w:ascii="inherit" w:eastAsia="Times New Roman" w:hAnsi="inherit" w:cs="Courier New"/>
          <w:color w:val="303336"/>
          <w:sz w:val="20"/>
          <w:szCs w:val="20"/>
          <w:bdr w:val="none" w:sz="0" w:space="0" w:color="auto" w:frame="1"/>
          <w:shd w:val="clear" w:color="auto" w:fill="EFF0F1"/>
        </w:rPr>
        <w:t>)</w:t>
      </w:r>
    </w:p>
    <w:p w14:paraId="26DCC32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#C1 is latitude</w:t>
      </w:r>
    </w:p>
    <w:p w14:paraId="7E36CEE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#C2 is longitude</w:t>
      </w:r>
    </w:p>
    <w:p w14:paraId="17ABA4A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#C3 is ellipsoid height</w:t>
      </w:r>
    </w:p>
    <w:p w14:paraId="2ED8213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results = cursor.fetchall()</w:t>
      </w:r>
    </w:p>
    <w:p w14:paraId="347E00B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for</w:t>
      </w:r>
      <w:r w:rsidRPr="00F35C29">
        <w:rPr>
          <w:rFonts w:ascii="inherit" w:eastAsia="Times New Roman" w:hAnsi="inherit" w:cs="Courier New"/>
          <w:color w:val="303336"/>
          <w:sz w:val="20"/>
          <w:szCs w:val="20"/>
          <w:bdr w:val="none" w:sz="0" w:space="0" w:color="auto" w:frame="1"/>
          <w:shd w:val="clear" w:color="auto" w:fill="EFF0F1"/>
        </w:rPr>
        <w:t xml:space="preserve"> line </w:t>
      </w:r>
      <w:r w:rsidRPr="00F35C29">
        <w:rPr>
          <w:rFonts w:ascii="inherit" w:eastAsia="Times New Roman" w:hAnsi="inherit" w:cs="Courier New"/>
          <w:color w:val="101094"/>
          <w:sz w:val="20"/>
          <w:szCs w:val="20"/>
          <w:bdr w:val="none" w:sz="0" w:space="0" w:color="auto" w:frame="1"/>
          <w:shd w:val="clear" w:color="auto" w:fill="EFF0F1"/>
        </w:rPr>
        <w:t>in</w:t>
      </w:r>
      <w:r w:rsidRPr="00F35C29">
        <w:rPr>
          <w:rFonts w:ascii="inherit" w:eastAsia="Times New Roman" w:hAnsi="inherit" w:cs="Courier New"/>
          <w:color w:val="303336"/>
          <w:sz w:val="20"/>
          <w:szCs w:val="20"/>
          <w:bdr w:val="none" w:sz="0" w:space="0" w:color="auto" w:frame="1"/>
          <w:shd w:val="clear" w:color="auto" w:fill="EFF0F1"/>
        </w:rPr>
        <w:t xml:space="preserve"> results:</w:t>
      </w:r>
    </w:p>
    <w:p w14:paraId="60EE0A8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B = line[</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14:paraId="2716B0AA"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L = line[</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14:paraId="2C84388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ellps_height = line[</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14:paraId="6778A96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#connect to geoid database</w:t>
      </w:r>
    </w:p>
    <w:p w14:paraId="1B075D3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db = sqlite3.connect(</w:t>
      </w:r>
      <w:r w:rsidRPr="00F35C29">
        <w:rPr>
          <w:rFonts w:ascii="inherit" w:eastAsia="Times New Roman" w:hAnsi="inherit" w:cs="Courier New"/>
          <w:color w:val="7D2727"/>
          <w:sz w:val="20"/>
          <w:szCs w:val="20"/>
          <w:bdr w:val="none" w:sz="0" w:space="0" w:color="auto" w:frame="1"/>
          <w:shd w:val="clear" w:color="auto" w:fill="EFF0F1"/>
        </w:rPr>
        <w:t>'geoid.db'</w:t>
      </w:r>
      <w:r w:rsidRPr="00F35C29">
        <w:rPr>
          <w:rFonts w:ascii="inherit" w:eastAsia="Times New Roman" w:hAnsi="inherit" w:cs="Courier New"/>
          <w:color w:val="303336"/>
          <w:sz w:val="20"/>
          <w:szCs w:val="20"/>
          <w:bdr w:val="none" w:sz="0" w:space="0" w:color="auto" w:frame="1"/>
          <w:shd w:val="clear" w:color="auto" w:fill="EFF0F1"/>
        </w:rPr>
        <w:t>)</w:t>
      </w:r>
    </w:p>
    <w:p w14:paraId="048EB795"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 xml:space="preserve">    n = (find_adjacent_coords(db, a, b))</w:t>
      </w:r>
    </w:p>
    <w:p w14:paraId="72258AFE"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Example gps point:</w:t>
      </w:r>
    </w:p>
    <w:p w14:paraId="2552377F"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7D2727"/>
          <w:sz w:val="20"/>
          <w:szCs w:val="20"/>
          <w:bdr w:val="none" w:sz="0" w:space="0" w:color="auto" w:frame="1"/>
          <w:shd w:val="clear" w:color="auto" w:fill="EFF0F1"/>
        </w:rPr>
        <w:t>54.4786674627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17.0470721369</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86.5003132338</w:t>
      </w:r>
    </w:p>
    <w:p w14:paraId="5E27DB7A"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and adjacent points from geoid:</w:t>
      </w:r>
    </w:p>
    <w:p w14:paraId="3A1BB71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)]&lt;br&gt;</w:t>
      </w:r>
    </w:p>
    <w:p w14:paraId="544B5959"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Then I would like to interpolate undulation for our point using these four adjacent points with known undulations to calculate orthometric height.</w:t>
      </w:r>
    </w:p>
    <w:p w14:paraId="69AF986D" w14:textId="77777777" w:rsidR="00F35C29" w:rsidRPr="00F35C29" w:rsidRDefault="00F35C29" w:rsidP="00F35C29">
      <w:pPr>
        <w:spacing w:after="240" w:line="240" w:lineRule="auto"/>
        <w:textAlignment w:val="baseline"/>
        <w:outlineLvl w:val="1"/>
        <w:rPr>
          <w:rFonts w:ascii="Arial" w:eastAsia="Times New Roman" w:hAnsi="Arial" w:cs="Arial"/>
          <w:color w:val="242729"/>
          <w:sz w:val="29"/>
          <w:szCs w:val="29"/>
        </w:rPr>
      </w:pPr>
      <w:r w:rsidRPr="00F35C29">
        <w:rPr>
          <w:rFonts w:ascii="Arial" w:eastAsia="Times New Roman" w:hAnsi="Arial" w:cs="Arial"/>
          <w:color w:val="242729"/>
          <w:sz w:val="29"/>
          <w:szCs w:val="29"/>
        </w:rPr>
        <w:t>Edit</w:t>
      </w:r>
    </w:p>
    <w:p w14:paraId="1077796C"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t>Solution No 1</w:t>
      </w:r>
    </w:p>
    <w:p w14:paraId="5279E65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from</w:t>
      </w:r>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14:paraId="2985B99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A2CF175"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bilinear_interpolation(x, y, points):</w:t>
      </w:r>
    </w:p>
    <w:p w14:paraId="7937B9B1"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points = sorted(points)               </w:t>
      </w:r>
      <w:r w:rsidRPr="00F35C29">
        <w:rPr>
          <w:rFonts w:ascii="inherit" w:eastAsia="Times New Roman" w:hAnsi="inherit" w:cs="Courier New"/>
          <w:color w:val="858C93"/>
          <w:sz w:val="20"/>
          <w:szCs w:val="20"/>
          <w:bdr w:val="none" w:sz="0" w:space="0" w:color="auto" w:frame="1"/>
          <w:shd w:val="clear" w:color="auto" w:fill="EFF0F1"/>
        </w:rPr>
        <w:t># order points by x, then by y</w:t>
      </w:r>
    </w:p>
    <w:p w14:paraId="69DBB13C"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(x1, y1, q11), (_x1, y2, q12), (x2, _y1, q21), (_x2, _y2, q22) = points</w:t>
      </w:r>
    </w:p>
    <w:p w14:paraId="2C2B4767"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135F16E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if</w:t>
      </w:r>
      <w:r w:rsidRPr="00F35C29">
        <w:rPr>
          <w:rFonts w:ascii="inherit" w:eastAsia="Times New Roman" w:hAnsi="inherit" w:cs="Courier New"/>
          <w:color w:val="303336"/>
          <w:sz w:val="20"/>
          <w:szCs w:val="20"/>
          <w:bdr w:val="none" w:sz="0" w:space="0" w:color="auto" w:frame="1"/>
          <w:shd w:val="clear" w:color="auto" w:fill="EFF0F1"/>
        </w:rPr>
        <w:t xml:space="preserve"> x1 != _x1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x2 != _x2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y1 != _y1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y2 != _y2:</w:t>
      </w:r>
    </w:p>
    <w:p w14:paraId="41FD951F"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raise</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2B91AF"/>
          <w:sz w:val="20"/>
          <w:szCs w:val="20"/>
          <w:bdr w:val="none" w:sz="0" w:space="0" w:color="auto" w:frame="1"/>
          <w:shd w:val="clear" w:color="auto" w:fill="EFF0F1"/>
        </w:rPr>
        <w:t>ValueError</w:t>
      </w: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'points do not form a square'</w:t>
      </w:r>
      <w:r w:rsidRPr="00F35C29">
        <w:rPr>
          <w:rFonts w:ascii="inherit" w:eastAsia="Times New Roman" w:hAnsi="inherit" w:cs="Courier New"/>
          <w:color w:val="303336"/>
          <w:sz w:val="20"/>
          <w:szCs w:val="20"/>
          <w:bdr w:val="none" w:sz="0" w:space="0" w:color="auto" w:frame="1"/>
          <w:shd w:val="clear" w:color="auto" w:fill="EFF0F1"/>
        </w:rPr>
        <w:t>)</w:t>
      </w:r>
    </w:p>
    <w:p w14:paraId="384EA8D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if</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x1 &lt;= x &lt;= x2 </w:t>
      </w:r>
      <w:r w:rsidRPr="00F35C29">
        <w:rPr>
          <w:rFonts w:ascii="inherit" w:eastAsia="Times New Roman" w:hAnsi="inherit" w:cs="Courier New"/>
          <w:color w:val="101094"/>
          <w:sz w:val="20"/>
          <w:szCs w:val="20"/>
          <w:bdr w:val="none" w:sz="0" w:space="0" w:color="auto" w:frame="1"/>
          <w:shd w:val="clear" w:color="auto" w:fill="EFF0F1"/>
        </w:rPr>
        <w:t>or</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not</w:t>
      </w:r>
      <w:r w:rsidRPr="00F35C29">
        <w:rPr>
          <w:rFonts w:ascii="inherit" w:eastAsia="Times New Roman" w:hAnsi="inherit" w:cs="Courier New"/>
          <w:color w:val="303336"/>
          <w:sz w:val="20"/>
          <w:szCs w:val="20"/>
          <w:bdr w:val="none" w:sz="0" w:space="0" w:color="auto" w:frame="1"/>
          <w:shd w:val="clear" w:color="auto" w:fill="EFF0F1"/>
        </w:rPr>
        <w:t xml:space="preserve"> y1 &lt;= y &lt;= y2:</w:t>
      </w:r>
    </w:p>
    <w:p w14:paraId="3CB127FD"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raise</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2B91AF"/>
          <w:sz w:val="20"/>
          <w:szCs w:val="20"/>
          <w:bdr w:val="none" w:sz="0" w:space="0" w:color="auto" w:frame="1"/>
          <w:shd w:val="clear" w:color="auto" w:fill="EFF0F1"/>
        </w:rPr>
        <w:t>ValueError</w:t>
      </w:r>
      <w:r w:rsidRPr="00F35C29">
        <w:rPr>
          <w:rFonts w:ascii="inherit" w:eastAsia="Times New Roman" w:hAnsi="inherit" w:cs="Courier New"/>
          <w:color w:val="303336"/>
          <w:sz w:val="20"/>
          <w:szCs w:val="20"/>
          <w:bdr w:val="none" w:sz="0" w:space="0" w:color="auto" w:frame="1"/>
          <w:shd w:val="clear" w:color="auto" w:fill="EFF0F1"/>
        </w:rPr>
        <w:t>(</w:t>
      </w:r>
      <w:r w:rsidRPr="00F35C29">
        <w:rPr>
          <w:rFonts w:ascii="inherit" w:eastAsia="Times New Roman" w:hAnsi="inherit" w:cs="Courier New"/>
          <w:color w:val="7D2727"/>
          <w:sz w:val="20"/>
          <w:szCs w:val="20"/>
          <w:bdr w:val="none" w:sz="0" w:space="0" w:color="auto" w:frame="1"/>
          <w:shd w:val="clear" w:color="auto" w:fill="EFF0F1"/>
        </w:rPr>
        <w:t>'(x, y) not within the square'</w:t>
      </w:r>
      <w:r w:rsidRPr="00F35C29">
        <w:rPr>
          <w:rFonts w:ascii="inherit" w:eastAsia="Times New Roman" w:hAnsi="inherit" w:cs="Courier New"/>
          <w:color w:val="303336"/>
          <w:sz w:val="20"/>
          <w:szCs w:val="20"/>
          <w:bdr w:val="none" w:sz="0" w:space="0" w:color="auto" w:frame="1"/>
          <w:shd w:val="clear" w:color="auto" w:fill="EFF0F1"/>
        </w:rPr>
        <w:t>)</w:t>
      </w:r>
    </w:p>
    <w:p w14:paraId="7357D87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C1953D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(q11 * (x2 - x) * (y2 - y) +</w:t>
      </w:r>
    </w:p>
    <w:p w14:paraId="42B1E82C"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 - x1) * (y2 - y) +</w:t>
      </w:r>
    </w:p>
    <w:p w14:paraId="3E24B90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 * (y - y1) +</w:t>
      </w:r>
    </w:p>
    <w:p w14:paraId="21DA06C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 - x1) * (y - y1)</w:t>
      </w:r>
    </w:p>
    <w:p w14:paraId="4441ADBF"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 / (x2 - x1) * (y2 - y1)</w:t>
      </w:r>
    </w:p>
    <w:p w14:paraId="26B3427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460AA7E7"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14:paraId="21D8116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14:paraId="791F5C2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14:paraId="431F1A8F"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14:paraId="1B4ACA6D"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14:paraId="1F446F59"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1F70623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B = </w:t>
      </w:r>
      <w:r w:rsidRPr="00F35C29">
        <w:rPr>
          <w:rFonts w:ascii="inherit" w:eastAsia="Times New Roman" w:hAnsi="inherit" w:cs="Courier New"/>
          <w:color w:val="7D2727"/>
          <w:sz w:val="20"/>
          <w:szCs w:val="20"/>
          <w:bdr w:val="none" w:sz="0" w:space="0" w:color="auto" w:frame="1"/>
          <w:shd w:val="clear" w:color="auto" w:fill="EFF0F1"/>
        </w:rPr>
        <w:t>54.4786674627</w:t>
      </w:r>
    </w:p>
    <w:p w14:paraId="3574399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17.0470721369</w:t>
      </w:r>
    </w:p>
    <w:p w14:paraId="46D10687"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bilinear_interpolation(B, L, n)</w:t>
      </w:r>
    </w:p>
    <w:p w14:paraId="5BF4523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doctest</w:t>
      </w:r>
    </w:p>
    <w:p w14:paraId="4703EF4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doctest.testmod()</w:t>
      </w:r>
    </w:p>
    <w:p w14:paraId="7CFEB5E7" w14:textId="77777777" w:rsidR="00F35C29" w:rsidRPr="00F35C29" w:rsidRDefault="00F35C29" w:rsidP="00F35C29">
      <w:pPr>
        <w:spacing w:after="240" w:line="240" w:lineRule="auto"/>
        <w:textAlignment w:val="baseline"/>
        <w:rPr>
          <w:rFonts w:ascii="Arial" w:eastAsia="Times New Roman" w:hAnsi="Arial" w:cs="Arial"/>
          <w:color w:val="242729"/>
          <w:sz w:val="23"/>
          <w:szCs w:val="23"/>
        </w:rPr>
      </w:pPr>
      <w:r w:rsidRPr="00F35C29">
        <w:rPr>
          <w:rFonts w:ascii="Arial" w:eastAsia="Times New Roman" w:hAnsi="Arial" w:cs="Arial"/>
          <w:color w:val="242729"/>
          <w:sz w:val="23"/>
          <w:szCs w:val="23"/>
        </w:rPr>
        <w:br/>
        <w:t>...and here's the solution No 2:</w:t>
      </w:r>
    </w:p>
    <w:p w14:paraId="52955395"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from</w:t>
      </w:r>
      <w:r w:rsidRPr="00F35C29">
        <w:rPr>
          <w:rFonts w:ascii="inherit" w:eastAsia="Times New Roman" w:hAnsi="inherit" w:cs="Courier New"/>
          <w:color w:val="303336"/>
          <w:sz w:val="20"/>
          <w:szCs w:val="20"/>
          <w:bdr w:val="none" w:sz="0" w:space="0" w:color="auto" w:frame="1"/>
          <w:shd w:val="clear" w:color="auto" w:fill="EFF0F1"/>
        </w:rPr>
        <w:t xml:space="preserve"> __future__ </w:t>
      </w: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division</w:t>
      </w:r>
    </w:p>
    <w:p w14:paraId="45B44DED"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import</w:t>
      </w:r>
      <w:r w:rsidRPr="00F35C29">
        <w:rPr>
          <w:rFonts w:ascii="inherit" w:eastAsia="Times New Roman" w:hAnsi="inherit" w:cs="Courier New"/>
          <w:color w:val="303336"/>
          <w:sz w:val="20"/>
          <w:szCs w:val="20"/>
          <w:bdr w:val="none" w:sz="0" w:space="0" w:color="auto" w:frame="1"/>
          <w:shd w:val="clear" w:color="auto" w:fill="EFF0F1"/>
        </w:rPr>
        <w:t xml:space="preserve"> doctest</w:t>
      </w:r>
    </w:p>
    <w:p w14:paraId="311E4BEC"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def</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bilinear_interpolation(x, y, points):</w:t>
      </w:r>
    </w:p>
    <w:p w14:paraId="725379D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777316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http://en.wikipedia.org/wiki/Bilinear_interpolation</w:t>
      </w:r>
    </w:p>
    <w:p w14:paraId="02AE60A3"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points.sort()               </w:t>
      </w:r>
      <w:r w:rsidRPr="00F35C29">
        <w:rPr>
          <w:rFonts w:ascii="inherit" w:eastAsia="Times New Roman" w:hAnsi="inherit" w:cs="Courier New"/>
          <w:color w:val="858C93"/>
          <w:sz w:val="20"/>
          <w:szCs w:val="20"/>
          <w:bdr w:val="none" w:sz="0" w:space="0" w:color="auto" w:frame="1"/>
          <w:shd w:val="clear" w:color="auto" w:fill="EFF0F1"/>
        </w:rPr>
        <w:t># order by x, then by y</w:t>
      </w:r>
    </w:p>
    <w:p w14:paraId="76BDED2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xs, ys, zs = zip(*points)</w:t>
      </w:r>
    </w:p>
    <w:p w14:paraId="6F3F19BA"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it is a square</w:t>
      </w:r>
    </w:p>
    <w:p w14:paraId="62CAE66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xs[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 xs[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xs[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 xs[</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14:paraId="1CF53A8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ys[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 == ys[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and</w:t>
      </w:r>
      <w:r w:rsidRPr="00F35C29">
        <w:rPr>
          <w:rFonts w:ascii="inherit" w:eastAsia="Times New Roman" w:hAnsi="inherit" w:cs="Courier New"/>
          <w:color w:val="303336"/>
          <w:sz w:val="20"/>
          <w:szCs w:val="20"/>
          <w:bdr w:val="none" w:sz="0" w:space="0" w:color="auto" w:frame="1"/>
          <w:shd w:val="clear" w:color="auto" w:fill="EFF0F1"/>
        </w:rPr>
        <w:t xml:space="preserve"> ys[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 == ys[</w:t>
      </w:r>
      <w:r w:rsidRPr="00F35C29">
        <w:rPr>
          <w:rFonts w:ascii="inherit" w:eastAsia="Times New Roman" w:hAnsi="inherit" w:cs="Courier New"/>
          <w:color w:val="7D2727"/>
          <w:sz w:val="20"/>
          <w:szCs w:val="20"/>
          <w:bdr w:val="none" w:sz="0" w:space="0" w:color="auto" w:frame="1"/>
          <w:shd w:val="clear" w:color="auto" w:fill="EFF0F1"/>
        </w:rPr>
        <w:t>3</w:t>
      </w:r>
      <w:r w:rsidRPr="00F35C29">
        <w:rPr>
          <w:rFonts w:ascii="inherit" w:eastAsia="Times New Roman" w:hAnsi="inherit" w:cs="Courier New"/>
          <w:color w:val="303336"/>
          <w:sz w:val="20"/>
          <w:szCs w:val="20"/>
          <w:bdr w:val="none" w:sz="0" w:space="0" w:color="auto" w:frame="1"/>
          <w:shd w:val="clear" w:color="auto" w:fill="EFF0F1"/>
        </w:rPr>
        <w:t>]</w:t>
      </w:r>
    </w:p>
    <w:p w14:paraId="06D25F3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x1 = xs[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14:paraId="4F9AF66D"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x2 = xs[</w:t>
      </w:r>
      <w:r w:rsidRPr="00F35C29">
        <w:rPr>
          <w:rFonts w:ascii="inherit" w:eastAsia="Times New Roman" w:hAnsi="inherit" w:cs="Courier New"/>
          <w:color w:val="7D2727"/>
          <w:sz w:val="20"/>
          <w:szCs w:val="20"/>
          <w:bdr w:val="none" w:sz="0" w:space="0" w:color="auto" w:frame="1"/>
          <w:shd w:val="clear" w:color="auto" w:fill="EFF0F1"/>
        </w:rPr>
        <w:t>2</w:t>
      </w:r>
      <w:r w:rsidRPr="00F35C29">
        <w:rPr>
          <w:rFonts w:ascii="inherit" w:eastAsia="Times New Roman" w:hAnsi="inherit" w:cs="Courier New"/>
          <w:color w:val="303336"/>
          <w:sz w:val="20"/>
          <w:szCs w:val="20"/>
          <w:bdr w:val="none" w:sz="0" w:space="0" w:color="auto" w:frame="1"/>
          <w:shd w:val="clear" w:color="auto" w:fill="EFF0F1"/>
        </w:rPr>
        <w:t>]</w:t>
      </w:r>
    </w:p>
    <w:p w14:paraId="06EC97B5"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y1 = ys[</w:t>
      </w:r>
      <w:r w:rsidRPr="00F35C29">
        <w:rPr>
          <w:rFonts w:ascii="inherit" w:eastAsia="Times New Roman" w:hAnsi="inherit" w:cs="Courier New"/>
          <w:color w:val="7D2727"/>
          <w:sz w:val="20"/>
          <w:szCs w:val="20"/>
          <w:bdr w:val="none" w:sz="0" w:space="0" w:color="auto" w:frame="1"/>
          <w:shd w:val="clear" w:color="auto" w:fill="EFF0F1"/>
        </w:rPr>
        <w:t>0</w:t>
      </w:r>
      <w:r w:rsidRPr="00F35C29">
        <w:rPr>
          <w:rFonts w:ascii="inherit" w:eastAsia="Times New Roman" w:hAnsi="inherit" w:cs="Courier New"/>
          <w:color w:val="303336"/>
          <w:sz w:val="20"/>
          <w:szCs w:val="20"/>
          <w:bdr w:val="none" w:sz="0" w:space="0" w:color="auto" w:frame="1"/>
          <w:shd w:val="clear" w:color="auto" w:fill="EFF0F1"/>
        </w:rPr>
        <w:t>]</w:t>
      </w:r>
    </w:p>
    <w:p w14:paraId="3D84A1A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y2 = ys[</w:t>
      </w:r>
      <w:r w:rsidRPr="00F35C29">
        <w:rPr>
          <w:rFonts w:ascii="inherit" w:eastAsia="Times New Roman" w:hAnsi="inherit" w:cs="Courier New"/>
          <w:color w:val="7D2727"/>
          <w:sz w:val="20"/>
          <w:szCs w:val="20"/>
          <w:bdr w:val="none" w:sz="0" w:space="0" w:color="auto" w:frame="1"/>
          <w:shd w:val="clear" w:color="auto" w:fill="EFF0F1"/>
        </w:rPr>
        <w:t>1</w:t>
      </w:r>
      <w:r w:rsidRPr="00F35C29">
        <w:rPr>
          <w:rFonts w:ascii="inherit" w:eastAsia="Times New Roman" w:hAnsi="inherit" w:cs="Courier New"/>
          <w:color w:val="303336"/>
          <w:sz w:val="20"/>
          <w:szCs w:val="20"/>
          <w:bdr w:val="none" w:sz="0" w:space="0" w:color="auto" w:frame="1"/>
          <w:shd w:val="clear" w:color="auto" w:fill="EFF0F1"/>
        </w:rPr>
        <w:t>]</w:t>
      </w:r>
    </w:p>
    <w:p w14:paraId="2439F4D6"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858C93"/>
          <w:sz w:val="20"/>
          <w:szCs w:val="20"/>
          <w:bdr w:val="none" w:sz="0" w:space="0" w:color="auto" w:frame="1"/>
          <w:shd w:val="clear" w:color="auto" w:fill="EFF0F1"/>
        </w:rPr>
        <w:t># verify interpolation versus extrapolation</w:t>
      </w:r>
    </w:p>
    <w:p w14:paraId="5E726A91"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x1 &lt;= x &lt;= x2, (x1, x, x2)</w:t>
      </w:r>
    </w:p>
    <w:p w14:paraId="666F18B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assert</w:t>
      </w:r>
      <w:r w:rsidRPr="00F35C29">
        <w:rPr>
          <w:rFonts w:ascii="inherit" w:eastAsia="Times New Roman" w:hAnsi="inherit" w:cs="Courier New"/>
          <w:color w:val="303336"/>
          <w:sz w:val="20"/>
          <w:szCs w:val="20"/>
          <w:bdr w:val="none" w:sz="0" w:space="0" w:color="auto" w:frame="1"/>
          <w:shd w:val="clear" w:color="auto" w:fill="EFF0F1"/>
        </w:rPr>
        <w:t xml:space="preserve"> y1 &lt;= y &lt;= y2</w:t>
      </w:r>
    </w:p>
    <w:p w14:paraId="4F12F3E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2522AD58"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q11, q12, q21, q22 = zs</w:t>
      </w:r>
    </w:p>
    <w:p w14:paraId="3E60E20F"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101094"/>
          <w:sz w:val="20"/>
          <w:szCs w:val="20"/>
          <w:bdr w:val="none" w:sz="0" w:space="0" w:color="auto" w:frame="1"/>
          <w:shd w:val="clear" w:color="auto" w:fill="EFF0F1"/>
        </w:rPr>
        <w:t>return</w:t>
      </w:r>
      <w:r w:rsidRPr="00F35C29">
        <w:rPr>
          <w:rFonts w:ascii="inherit" w:eastAsia="Times New Roman" w:hAnsi="inherit" w:cs="Courier New"/>
          <w:color w:val="303336"/>
          <w:sz w:val="20"/>
          <w:szCs w:val="20"/>
          <w:bdr w:val="none" w:sz="0" w:space="0" w:color="auto" w:frame="1"/>
          <w:shd w:val="clear" w:color="auto" w:fill="EFF0F1"/>
        </w:rPr>
        <w:t xml:space="preserve"> (q11 / ((x2 - x1) * (y2 - y1)) * (x2 - x) * (y2 - y) +</w:t>
      </w:r>
    </w:p>
    <w:p w14:paraId="25CD322B"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q21 / ((x2 - x1) * (y2 - y1)) * (x - x1) * (y2 - y) +</w:t>
      </w:r>
    </w:p>
    <w:p w14:paraId="4C0A517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q12 / ((x2 - x1) * (y2 - y1)) * (x2 - x) * (y - y1) +</w:t>
      </w:r>
    </w:p>
    <w:p w14:paraId="42E53F9E"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q22 / ((x2 - x1) * (y2 - y1)) * (x - x1) * (y - y1)</w:t>
      </w:r>
    </w:p>
    <w:p w14:paraId="6FC6590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p>
    <w:p w14:paraId="2751559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lastRenderedPageBreak/>
        <w:t xml:space="preserve">B = </w:t>
      </w:r>
      <w:r w:rsidRPr="00F35C29">
        <w:rPr>
          <w:rFonts w:ascii="inherit" w:eastAsia="Times New Roman" w:hAnsi="inherit" w:cs="Courier New"/>
          <w:color w:val="7D2727"/>
          <w:sz w:val="20"/>
          <w:szCs w:val="20"/>
          <w:bdr w:val="none" w:sz="0" w:space="0" w:color="auto" w:frame="1"/>
          <w:shd w:val="clear" w:color="auto" w:fill="EFF0F1"/>
        </w:rPr>
        <w:t>54.5</w:t>
      </w:r>
    </w:p>
    <w:p w14:paraId="764CDCEA"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L = </w:t>
      </w:r>
      <w:r w:rsidRPr="00F35C29">
        <w:rPr>
          <w:rFonts w:ascii="inherit" w:eastAsia="Times New Roman" w:hAnsi="inherit" w:cs="Courier New"/>
          <w:color w:val="7D2727"/>
          <w:sz w:val="20"/>
          <w:szCs w:val="20"/>
          <w:bdr w:val="none" w:sz="0" w:space="0" w:color="auto" w:frame="1"/>
          <w:shd w:val="clear" w:color="auto" w:fill="EFF0F1"/>
        </w:rPr>
        <w:t>17.061667</w:t>
      </w:r>
    </w:p>
    <w:p w14:paraId="7DC3E827"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5FAE16C7"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n =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31.993</w:t>
      </w:r>
      <w:r w:rsidRPr="00F35C29">
        <w:rPr>
          <w:rFonts w:ascii="inherit" w:eastAsia="Times New Roman" w:hAnsi="inherit" w:cs="Courier New"/>
          <w:color w:val="303336"/>
          <w:sz w:val="20"/>
          <w:szCs w:val="20"/>
          <w:bdr w:val="none" w:sz="0" w:space="0" w:color="auto" w:frame="1"/>
          <w:shd w:val="clear" w:color="auto" w:fill="EFF0F1"/>
        </w:rPr>
        <w:t>),</w:t>
      </w:r>
    </w:p>
    <w:p w14:paraId="34ACBED0"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54.5</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31.911</w:t>
      </w:r>
      <w:r w:rsidRPr="00F35C29">
        <w:rPr>
          <w:rFonts w:ascii="inherit" w:eastAsia="Times New Roman" w:hAnsi="inherit" w:cs="Courier New"/>
          <w:color w:val="303336"/>
          <w:sz w:val="20"/>
          <w:szCs w:val="20"/>
          <w:bdr w:val="none" w:sz="0" w:space="0" w:color="auto" w:frame="1"/>
          <w:shd w:val="clear" w:color="auto" w:fill="EFF0F1"/>
        </w:rPr>
        <w:t>),</w:t>
      </w:r>
    </w:p>
    <w:p w14:paraId="62210854"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17.041667</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31.945</w:t>
      </w:r>
      <w:r w:rsidRPr="00F35C29">
        <w:rPr>
          <w:rFonts w:ascii="inherit" w:eastAsia="Times New Roman" w:hAnsi="inherit" w:cs="Courier New"/>
          <w:color w:val="303336"/>
          <w:sz w:val="20"/>
          <w:szCs w:val="20"/>
          <w:bdr w:val="none" w:sz="0" w:space="0" w:color="auto" w:frame="1"/>
          <w:shd w:val="clear" w:color="auto" w:fill="EFF0F1"/>
        </w:rPr>
        <w:t>),</w:t>
      </w:r>
    </w:p>
    <w:p w14:paraId="28496565"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54.458333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17.083333</w:t>
      </w:r>
      <w:r w:rsidRPr="00F35C29">
        <w:rPr>
          <w:rFonts w:ascii="inherit" w:eastAsia="Times New Roman" w:hAnsi="inherit" w:cs="Courier New"/>
          <w:color w:val="303336"/>
          <w:sz w:val="20"/>
          <w:szCs w:val="20"/>
          <w:bdr w:val="none" w:sz="0" w:space="0" w:color="auto" w:frame="1"/>
          <w:shd w:val="clear" w:color="auto" w:fill="EFF0F1"/>
        </w:rPr>
        <w:t xml:space="preserve">, </w:t>
      </w:r>
      <w:r w:rsidRPr="00F35C29">
        <w:rPr>
          <w:rFonts w:ascii="inherit" w:eastAsia="Times New Roman" w:hAnsi="inherit" w:cs="Courier New"/>
          <w:color w:val="7D2727"/>
          <w:sz w:val="20"/>
          <w:szCs w:val="20"/>
          <w:bdr w:val="none" w:sz="0" w:space="0" w:color="auto" w:frame="1"/>
          <w:shd w:val="clear" w:color="auto" w:fill="EFF0F1"/>
        </w:rPr>
        <w:t>31.866</w:t>
      </w:r>
      <w:r w:rsidRPr="00F35C29">
        <w:rPr>
          <w:rFonts w:ascii="inherit" w:eastAsia="Times New Roman" w:hAnsi="inherit" w:cs="Courier New"/>
          <w:color w:val="303336"/>
          <w:sz w:val="20"/>
          <w:szCs w:val="20"/>
          <w:bdr w:val="none" w:sz="0" w:space="0" w:color="auto" w:frame="1"/>
          <w:shd w:val="clear" w:color="auto" w:fill="EFF0F1"/>
        </w:rPr>
        <w:t>),</w:t>
      </w:r>
    </w:p>
    <w:p w14:paraId="22C3963B"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303336"/>
          <w:sz w:val="20"/>
          <w:szCs w:val="20"/>
          <w:bdr w:val="none" w:sz="0" w:space="0" w:color="auto" w:frame="1"/>
          <w:shd w:val="clear" w:color="auto" w:fill="EFF0F1"/>
        </w:rPr>
        <w:t>]</w:t>
      </w:r>
    </w:p>
    <w:p w14:paraId="4467144C"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doctest.testmod()</w:t>
      </w:r>
    </w:p>
    <w:p w14:paraId="418290A9"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48F47032" w14:textId="77777777" w:rsidR="00F35C29" w:rsidRPr="00F35C29" w:rsidRDefault="00F35C29" w:rsidP="00F35C29">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35C29">
        <w:rPr>
          <w:rFonts w:ascii="inherit" w:eastAsia="Times New Roman" w:hAnsi="inherit" w:cs="Courier New"/>
          <w:color w:val="101094"/>
          <w:sz w:val="20"/>
          <w:szCs w:val="20"/>
          <w:bdr w:val="none" w:sz="0" w:space="0" w:color="auto" w:frame="1"/>
          <w:shd w:val="clear" w:color="auto" w:fill="EFF0F1"/>
        </w:rPr>
        <w:t>print</w:t>
      </w:r>
      <w:r w:rsidRPr="00F35C29">
        <w:rPr>
          <w:rFonts w:ascii="inherit" w:eastAsia="Times New Roman" w:hAnsi="inherit" w:cs="Courier New"/>
          <w:color w:val="303336"/>
          <w:sz w:val="20"/>
          <w:szCs w:val="20"/>
          <w:bdr w:val="none" w:sz="0" w:space="0" w:color="auto" w:frame="1"/>
          <w:shd w:val="clear" w:color="auto" w:fill="EFF0F1"/>
        </w:rPr>
        <w:t xml:space="preserve"> bilinear_interpolation(B, L, n)</w:t>
      </w:r>
    </w:p>
    <w:p w14:paraId="64810EF8" w14:textId="77777777" w:rsidR="00D75F3F" w:rsidRDefault="00D75F3F">
      <w:r>
        <w:br w:type="page"/>
      </w:r>
    </w:p>
    <w:p w14:paraId="46283402"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lastRenderedPageBreak/>
        <w:t>You have two tasks: (a) find the grid data for the vertices of a grid cell in which a GPS location (x,y) lies and (b) interpolate those data.</w:t>
      </w:r>
    </w:p>
    <w:p w14:paraId="0F600A7E"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An efficient way to accomplish (a) is to </w:t>
      </w:r>
      <w:r w:rsidRPr="00D75F3F">
        <w:rPr>
          <w:rFonts w:ascii="inherit" w:eastAsia="Times New Roman" w:hAnsi="inherit" w:cs="Times New Roman"/>
          <w:b/>
          <w:bCs/>
          <w:sz w:val="23"/>
          <w:szCs w:val="23"/>
          <w:bdr w:val="none" w:sz="0" w:space="0" w:color="auto" w:frame="1"/>
        </w:rPr>
        <w:t>store the grid as an array with a single index</w:t>
      </w:r>
      <w:r w:rsidRPr="00D75F3F">
        <w:rPr>
          <w:rFonts w:ascii="inherit" w:eastAsia="Times New Roman" w:hAnsi="inherit" w:cs="Times New Roman"/>
          <w:sz w:val="23"/>
          <w:szCs w:val="23"/>
        </w:rPr>
        <w:t>. Often grids are stored by rows with data progressing left to right within each row. A grid is determined by the coordinates of its origin, (x0,y0) (which will be (-180, -90) for a worldwide grid in decimal degrees), its cellsize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(which is 1/24 in your case), and the number of points per row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The values would be recorded in the sequence</w:t>
      </w:r>
    </w:p>
    <w:p w14:paraId="727F4E79"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(x0,y0),   (x0+c,y0),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w:t>
      </w:r>
    </w:p>
    <w:p w14:paraId="18F27BD5"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(x0,y0+c), (x0+c,y0+c), (x0+</w:t>
      </w:r>
      <w:r w:rsidRPr="00D75F3F">
        <w:rPr>
          <w:rFonts w:ascii="inherit" w:eastAsia="Times New Roman" w:hAnsi="inherit" w:cs="Courier New"/>
          <w:color w:val="7D2727"/>
          <w:sz w:val="20"/>
          <w:szCs w:val="20"/>
          <w:bdr w:val="none" w:sz="0" w:space="0" w:color="auto" w:frame="1"/>
          <w:shd w:val="clear" w:color="auto" w:fill="EFF0F1"/>
        </w:rPr>
        <w:t>2c</w:t>
      </w:r>
      <w:r w:rsidRPr="00D75F3F">
        <w:rPr>
          <w:rFonts w:ascii="inherit" w:eastAsia="Times New Roman" w:hAnsi="inherit" w:cs="Courier New"/>
          <w:color w:val="303336"/>
          <w:sz w:val="20"/>
          <w:szCs w:val="20"/>
          <w:bdr w:val="none" w:sz="0" w:space="0" w:color="auto" w:frame="1"/>
          <w:shd w:val="clear" w:color="auto" w:fill="EFF0F1"/>
        </w:rPr>
        <w:t>,y0+c),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)*c,y0+c)</w:t>
      </w:r>
    </w:p>
    <w:p w14:paraId="2985683B"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w:t>
      </w:r>
    </w:p>
    <w:p w14:paraId="7DFC6EB4"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(x0,y0+(m-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(x0+c, 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 (x0+(n-</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)*c,y0+(m-</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w:t>
      </w:r>
    </w:p>
    <w:p w14:paraId="582FF656"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This sequence can be addressed with a single index </w:t>
      </w:r>
      <w:r w:rsidRPr="00D75F3F">
        <w:rPr>
          <w:rFonts w:ascii="inherit" w:eastAsia="Times New Roman" w:hAnsi="inherit" w:cs="Times New Roman"/>
          <w:i/>
          <w:iCs/>
          <w:sz w:val="23"/>
          <w:szCs w:val="23"/>
          <w:bdr w:val="none" w:sz="0" w:space="0" w:color="auto" w:frame="1"/>
        </w:rPr>
        <w:t>k</w:t>
      </w:r>
      <w:r w:rsidRPr="00D75F3F">
        <w:rPr>
          <w:rFonts w:ascii="inherit" w:eastAsia="Times New Roman" w:hAnsi="inherit" w:cs="Times New Roman"/>
          <w:sz w:val="23"/>
          <w:szCs w:val="23"/>
        </w:rPr>
        <w:t> = 0, 1, ..., n*m-1.</w:t>
      </w:r>
    </w:p>
    <w:p w14:paraId="430A2054"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Given an arbitrary point (x,y), you use simple calculations to find the indexes where its four nearest neighbors are stored: they lie between rows i and i+1 and columns j and j+1 where</w:t>
      </w:r>
    </w:p>
    <w:p w14:paraId="7686FD3F"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i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((y-y0)/c), j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((x-x0)/c).</w:t>
      </w:r>
    </w:p>
    <w:p w14:paraId="33AE45B6"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corresponding offsets are n</w:t>
      </w:r>
      <w:r w:rsidRPr="00D75F3F">
        <w:rPr>
          <w:rFonts w:ascii="inherit" w:eastAsia="Times New Roman" w:hAnsi="inherit" w:cs="Times New Roman"/>
          <w:i/>
          <w:iCs/>
          <w:sz w:val="23"/>
          <w:szCs w:val="23"/>
          <w:bdr w:val="none" w:sz="0" w:space="0" w:color="auto" w:frame="1"/>
        </w:rPr>
        <w:t>i + j, n</w:t>
      </w:r>
      <w:r w:rsidRPr="00D75F3F">
        <w:rPr>
          <w:rFonts w:ascii="inherit" w:eastAsia="Times New Roman" w:hAnsi="inherit" w:cs="Times New Roman"/>
          <w:sz w:val="23"/>
          <w:szCs w:val="23"/>
        </w:rPr>
        <w:t>(i+1) + j, n</w:t>
      </w:r>
      <w:r w:rsidRPr="00D75F3F">
        <w:rPr>
          <w:rFonts w:ascii="inherit" w:eastAsia="Times New Roman" w:hAnsi="inherit" w:cs="Times New Roman"/>
          <w:i/>
          <w:iCs/>
          <w:sz w:val="23"/>
          <w:szCs w:val="23"/>
          <w:bdr w:val="none" w:sz="0" w:space="0" w:color="auto" w:frame="1"/>
        </w:rPr>
        <w:t>i + (j+1), and n</w:t>
      </w:r>
      <w:r w:rsidRPr="00D75F3F">
        <w:rPr>
          <w:rFonts w:ascii="inherit" w:eastAsia="Times New Roman" w:hAnsi="inherit" w:cs="Times New Roman"/>
          <w:sz w:val="23"/>
          <w:szCs w:val="23"/>
        </w:rPr>
        <w:t>(i+1) + (j+1).</w:t>
      </w:r>
    </w:p>
    <w:p w14:paraId="3FB51947"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This assumes x0 &lt;= x &lt; x+n</w:t>
      </w:r>
      <w:r w:rsidRPr="00D75F3F">
        <w:rPr>
          <w:rFonts w:ascii="inherit" w:eastAsia="Times New Roman" w:hAnsi="inherit" w:cs="Times New Roman"/>
          <w:i/>
          <w:iCs/>
          <w:sz w:val="23"/>
          <w:szCs w:val="23"/>
          <w:bdr w:val="none" w:sz="0" w:space="0" w:color="auto" w:frame="1"/>
        </w:rPr>
        <w:t>c and y0 &lt;= y &lt; y+m</w:t>
      </w:r>
      <w:r w:rsidRPr="00D75F3F">
        <w:rPr>
          <w:rFonts w:ascii="inherit" w:eastAsia="Times New Roman" w:hAnsi="inherit" w:cs="Times New Roman"/>
          <w:sz w:val="23"/>
          <w:szCs w:val="23"/>
        </w:rPr>
        <w:t>c, which is worth checking in a general-purpose program. The coordinates of these four points are readily seen to be equal to</w:t>
      </w:r>
    </w:p>
    <w:p w14:paraId="2197A18B"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(x0 + j*c, y0 + i*c), (x0 + j*c, y0 + (i+</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*c), etc.</w:t>
      </w:r>
    </w:p>
    <w:p w14:paraId="511D28C9"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that you can solve (a) efficiently, it remains to interpolate the values found, which I will denote z00, z01, z10, and z11, situated as suggested in this crude picture (and shown more precisely in the figure at the end):</w:t>
      </w:r>
    </w:p>
    <w:p w14:paraId="66B2984F"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z01    z11</w:t>
      </w:r>
    </w:p>
    <w:p w14:paraId="6C8A011D"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p>
    <w:p w14:paraId="05599D64"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     z</w:t>
      </w:r>
    </w:p>
    <w:p w14:paraId="59F7AF83"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z00    z10</w:t>
      </w:r>
    </w:p>
    <w:p w14:paraId="0E15188C"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You wish to estimate the value of z. </w:t>
      </w:r>
      <w:r w:rsidRPr="00D75F3F">
        <w:rPr>
          <w:rFonts w:ascii="inherit" w:eastAsia="Times New Roman" w:hAnsi="inherit" w:cs="Times New Roman"/>
          <w:b/>
          <w:bCs/>
          <w:sz w:val="23"/>
          <w:szCs w:val="23"/>
          <w:bdr w:val="none" w:sz="0" w:space="0" w:color="auto" w:frame="1"/>
        </w:rPr>
        <w:t>It is convenient to use </w:t>
      </w:r>
      <w:hyperlink r:id="rId18" w:history="1">
        <w:r w:rsidRPr="00D75F3F">
          <w:rPr>
            <w:rFonts w:ascii="inherit" w:eastAsia="Times New Roman" w:hAnsi="inherit" w:cs="Times New Roman"/>
            <w:b/>
            <w:bCs/>
            <w:color w:val="358DAA"/>
            <w:sz w:val="23"/>
            <w:szCs w:val="23"/>
            <w:bdr w:val="none" w:sz="0" w:space="0" w:color="auto" w:frame="1"/>
          </w:rPr>
          <w:t>bilinear interpolation</w:t>
        </w:r>
      </w:hyperlink>
      <w:r w:rsidRPr="00D75F3F">
        <w:rPr>
          <w:rFonts w:ascii="inherit" w:eastAsia="Times New Roman" w:hAnsi="inherit" w:cs="Times New Roman"/>
          <w:sz w:val="23"/>
          <w:szCs w:val="23"/>
        </w:rPr>
        <w:t>. The formulas amount to the following: first interpolate linearly along the top and bottom edges of the square. Here, only the </w:t>
      </w:r>
      <w:r w:rsidRPr="00D75F3F">
        <w:rPr>
          <w:rFonts w:ascii="inherit" w:eastAsia="Times New Roman" w:hAnsi="inherit" w:cs="Times New Roman"/>
          <w:i/>
          <w:iCs/>
          <w:sz w:val="23"/>
          <w:szCs w:val="23"/>
          <w:bdr w:val="none" w:sz="0" w:space="0" w:color="auto" w:frame="1"/>
        </w:rPr>
        <w:t>x</w:t>
      </w:r>
      <w:r w:rsidRPr="00D75F3F">
        <w:rPr>
          <w:rFonts w:ascii="inherit" w:eastAsia="Times New Roman" w:hAnsi="inherit" w:cs="Times New Roman"/>
          <w:sz w:val="23"/>
          <w:szCs w:val="23"/>
        </w:rPr>
        <w:t> coordinate is changing (from x0+j*c to x0+(j+1)*c). Rescale this to </w:t>
      </w:r>
      <w:r w:rsidRPr="00D75F3F">
        <w:rPr>
          <w:rFonts w:ascii="inherit" w:eastAsia="Times New Roman" w:hAnsi="inherit" w:cs="Times New Roman"/>
          <w:i/>
          <w:iCs/>
          <w:sz w:val="23"/>
          <w:szCs w:val="23"/>
          <w:bdr w:val="none" w:sz="0" w:space="0" w:color="auto" w:frame="1"/>
        </w:rPr>
        <w:t>t</w:t>
      </w:r>
      <w:r w:rsidRPr="00D75F3F">
        <w:rPr>
          <w:rFonts w:ascii="inherit" w:eastAsia="Times New Roman" w:hAnsi="inherit" w:cs="Times New Roman"/>
          <w:sz w:val="23"/>
          <w:szCs w:val="23"/>
        </w:rPr>
        <w:t> varying from 0 to 1, where</w:t>
      </w:r>
    </w:p>
    <w:p w14:paraId="5A5B722C"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t = (x - (x0+j*c))/c = (x-x0)/c - j.</w:t>
      </w:r>
    </w:p>
    <w:p w14:paraId="0137EE7C"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interpolated values are</w:t>
      </w:r>
    </w:p>
    <w:p w14:paraId="59C4BF1F"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z0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-t)*z00 + t*z10, z1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-t)*z01 + t*z11</w:t>
      </w:r>
    </w:p>
    <w:p w14:paraId="6BE4EB51"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Now interpolate vertically between z0 and z1. First rescale </w:t>
      </w:r>
      <w:r w:rsidRPr="00D75F3F">
        <w:rPr>
          <w:rFonts w:ascii="inherit" w:eastAsia="Times New Roman" w:hAnsi="inherit" w:cs="Times New Roman"/>
          <w:i/>
          <w:iCs/>
          <w:sz w:val="23"/>
          <w:szCs w:val="23"/>
          <w:bdr w:val="none" w:sz="0" w:space="0" w:color="auto" w:frame="1"/>
        </w:rPr>
        <w:t>y</w:t>
      </w:r>
      <w:r w:rsidRPr="00D75F3F">
        <w:rPr>
          <w:rFonts w:ascii="inherit" w:eastAsia="Times New Roman" w:hAnsi="inherit" w:cs="Times New Roman"/>
          <w:sz w:val="23"/>
          <w:szCs w:val="23"/>
        </w:rPr>
        <w:t> to </w:t>
      </w:r>
      <w:r w:rsidRPr="00D75F3F">
        <w:rPr>
          <w:rFonts w:ascii="inherit" w:eastAsia="Times New Roman" w:hAnsi="inherit" w:cs="Times New Roman"/>
          <w:i/>
          <w:iCs/>
          <w:sz w:val="23"/>
          <w:szCs w:val="23"/>
          <w:bdr w:val="none" w:sz="0" w:space="0" w:color="auto" w:frame="1"/>
        </w:rPr>
        <w:t>s</w:t>
      </w:r>
      <w:r w:rsidRPr="00D75F3F">
        <w:rPr>
          <w:rFonts w:ascii="inherit" w:eastAsia="Times New Roman" w:hAnsi="inherit" w:cs="Times New Roman"/>
          <w:sz w:val="23"/>
          <w:szCs w:val="23"/>
        </w:rPr>
        <w:t> varying from 0 to 1, where</w:t>
      </w:r>
    </w:p>
    <w:p w14:paraId="48246CAD"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s = (y-y0)/c - i</w:t>
      </w:r>
    </w:p>
    <w:p w14:paraId="3869F234"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and find the interpolated value</w:t>
      </w:r>
    </w:p>
    <w:p w14:paraId="537D880F"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z = (</w:t>
      </w:r>
      <w:r w:rsidRPr="00D75F3F">
        <w:rPr>
          <w:rFonts w:ascii="inherit" w:eastAsia="Times New Roman" w:hAnsi="inherit" w:cs="Courier New"/>
          <w:color w:val="7D2727"/>
          <w:sz w:val="20"/>
          <w:szCs w:val="20"/>
          <w:bdr w:val="none" w:sz="0" w:space="0" w:color="auto" w:frame="1"/>
          <w:shd w:val="clear" w:color="auto" w:fill="EFF0F1"/>
        </w:rPr>
        <w:t>1</w:t>
      </w:r>
      <w:r w:rsidRPr="00D75F3F">
        <w:rPr>
          <w:rFonts w:ascii="inherit" w:eastAsia="Times New Roman" w:hAnsi="inherit" w:cs="Courier New"/>
          <w:color w:val="303336"/>
          <w:sz w:val="20"/>
          <w:szCs w:val="20"/>
          <w:bdr w:val="none" w:sz="0" w:space="0" w:color="auto" w:frame="1"/>
          <w:shd w:val="clear" w:color="auto" w:fill="EFF0F1"/>
        </w:rPr>
        <w:t>-s)*z0 + s*z1.</w:t>
      </w:r>
    </w:p>
    <w:p w14:paraId="11D9991E" w14:textId="77777777" w:rsidR="00D75F3F" w:rsidRPr="00D75F3F" w:rsidRDefault="00D75F3F" w:rsidP="00D75F3F">
      <w:pPr>
        <w:spacing w:after="240" w:line="240" w:lineRule="auto"/>
        <w:textAlignment w:val="baseline"/>
        <w:outlineLvl w:val="2"/>
        <w:rPr>
          <w:rFonts w:ascii="inherit" w:eastAsia="Times New Roman" w:hAnsi="inherit" w:cs="Times New Roman"/>
          <w:sz w:val="26"/>
          <w:szCs w:val="26"/>
        </w:rPr>
      </w:pPr>
      <w:r w:rsidRPr="00D75F3F">
        <w:rPr>
          <w:rFonts w:ascii="inherit" w:eastAsia="Times New Roman" w:hAnsi="inherit" w:cs="Times New Roman"/>
          <w:sz w:val="26"/>
          <w:szCs w:val="26"/>
        </w:rPr>
        <w:t>Example</w:t>
      </w:r>
    </w:p>
    <w:p w14:paraId="63D3DC6D" w14:textId="77777777" w:rsidR="00D75F3F" w:rsidRPr="00D75F3F" w:rsidRDefault="00D75F3F" w:rsidP="00D75F3F">
      <w:pPr>
        <w:spacing w:after="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Let (x0,y0) = (-180,-90), </w:t>
      </w:r>
      <w:r w:rsidRPr="00D75F3F">
        <w:rPr>
          <w:rFonts w:ascii="inherit" w:eastAsia="Times New Roman" w:hAnsi="inherit" w:cs="Times New Roman"/>
          <w:i/>
          <w:iCs/>
          <w:sz w:val="23"/>
          <w:szCs w:val="23"/>
          <w:bdr w:val="none" w:sz="0" w:space="0" w:color="auto" w:frame="1"/>
        </w:rPr>
        <w:t>c</w:t>
      </w:r>
      <w:r w:rsidRPr="00D75F3F">
        <w:rPr>
          <w:rFonts w:ascii="inherit" w:eastAsia="Times New Roman" w:hAnsi="inherit" w:cs="Times New Roman"/>
          <w:sz w:val="23"/>
          <w:szCs w:val="23"/>
        </w:rPr>
        <w:t> = 1/24 = 0.041667, </w:t>
      </w:r>
      <w:r w:rsidRPr="00D75F3F">
        <w:rPr>
          <w:rFonts w:ascii="inherit" w:eastAsia="Times New Roman" w:hAnsi="inherit" w:cs="Times New Roman"/>
          <w:i/>
          <w:iCs/>
          <w:sz w:val="23"/>
          <w:szCs w:val="23"/>
          <w:bdr w:val="none" w:sz="0" w:space="0" w:color="auto" w:frame="1"/>
        </w:rPr>
        <w:t>n</w:t>
      </w:r>
      <w:r w:rsidRPr="00D75F3F">
        <w:rPr>
          <w:rFonts w:ascii="inherit" w:eastAsia="Times New Roman" w:hAnsi="inherit" w:cs="Times New Roman"/>
          <w:sz w:val="23"/>
          <w:szCs w:val="23"/>
        </w:rPr>
        <w:t> = 24*360 = 8640, and (x,y) = (54.4786674627, 17.0470721369) (that is, near latitude 17 degrees north and longitude 54.5 degrees east). Then</w:t>
      </w:r>
    </w:p>
    <w:p w14:paraId="51BC3B35"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lastRenderedPageBreak/>
        <w:t xml:space="preserve">i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((y-y0)/c)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90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17.047</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2569</w:t>
      </w:r>
    </w:p>
    <w:p w14:paraId="3D383287"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j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 xml:space="preserve">((x-x0)/c) = </w:t>
      </w:r>
      <w:r w:rsidRPr="00D75F3F">
        <w:rPr>
          <w:rFonts w:ascii="inherit" w:eastAsia="Times New Roman" w:hAnsi="inherit" w:cs="Courier New"/>
          <w:color w:val="2B91AF"/>
          <w:sz w:val="20"/>
          <w:szCs w:val="20"/>
          <w:bdr w:val="none" w:sz="0" w:space="0" w:color="auto" w:frame="1"/>
          <w:shd w:val="clear" w:color="auto" w:fill="EFF0F1"/>
        </w:rPr>
        <w:t>Floor</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24</w:t>
      </w:r>
      <w:r w:rsidRPr="00D75F3F">
        <w:rPr>
          <w:rFonts w:ascii="inherit" w:eastAsia="Times New Roman" w:hAnsi="inherit" w:cs="Courier New"/>
          <w:color w:val="303336"/>
          <w:sz w:val="20"/>
          <w:szCs w:val="20"/>
          <w:bdr w:val="none" w:sz="0" w:space="0" w:color="auto" w:frame="1"/>
          <w:shd w:val="clear" w:color="auto" w:fill="EFF0F1"/>
        </w:rPr>
        <w:t>*(</w:t>
      </w:r>
      <w:r w:rsidRPr="00D75F3F">
        <w:rPr>
          <w:rFonts w:ascii="inherit" w:eastAsia="Times New Roman" w:hAnsi="inherit" w:cs="Courier New"/>
          <w:color w:val="7D2727"/>
          <w:sz w:val="20"/>
          <w:szCs w:val="20"/>
          <w:bdr w:val="none" w:sz="0" w:space="0" w:color="auto" w:frame="1"/>
          <w:shd w:val="clear" w:color="auto" w:fill="EFF0F1"/>
        </w:rPr>
        <w:t>180</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54.478</w:t>
      </w:r>
      <w:r w:rsidRPr="00D75F3F">
        <w:rPr>
          <w:rFonts w:ascii="inherit" w:eastAsia="Times New Roman" w:hAnsi="inherit" w:cs="Courier New"/>
          <w:color w:val="303336"/>
          <w:sz w:val="20"/>
          <w:szCs w:val="20"/>
          <w:bdr w:val="none" w:sz="0" w:space="0" w:color="auto" w:frame="1"/>
          <w:shd w:val="clear" w:color="auto" w:fill="EFF0F1"/>
        </w:rPr>
        <w:t xml:space="preserve">....)) = </w:t>
      </w:r>
      <w:r w:rsidRPr="00D75F3F">
        <w:rPr>
          <w:rFonts w:ascii="inherit" w:eastAsia="Times New Roman" w:hAnsi="inherit" w:cs="Courier New"/>
          <w:color w:val="7D2727"/>
          <w:sz w:val="20"/>
          <w:szCs w:val="20"/>
          <w:bdr w:val="none" w:sz="0" w:space="0" w:color="auto" w:frame="1"/>
          <w:shd w:val="clear" w:color="auto" w:fill="EFF0F1"/>
        </w:rPr>
        <w:t>5627.</w:t>
      </w:r>
    </w:p>
    <w:p w14:paraId="2FF72974"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 undulation for (i,j), namely z00, is found at offset 8640*i+j = 48,619,849. The undulation for (i+1,j), namely z01, is found at offset 8640*(i+1)+j = 48,628,489. The undulation for (i,j+1), namely z10, is found at offset 48,619,850, and the undulation for (i+1,j+1), namely z11, is found at offset 48,628,490. Suppose these have the values given; that is,</w:t>
      </w:r>
    </w:p>
    <w:p w14:paraId="37FE1AC3"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z00 = </w:t>
      </w:r>
      <w:r w:rsidRPr="00D75F3F">
        <w:rPr>
          <w:rFonts w:ascii="inherit" w:eastAsia="Times New Roman" w:hAnsi="inherit" w:cs="Courier New"/>
          <w:color w:val="7D2727"/>
          <w:sz w:val="20"/>
          <w:szCs w:val="20"/>
          <w:bdr w:val="none" w:sz="0" w:space="0" w:color="auto" w:frame="1"/>
          <w:shd w:val="clear" w:color="auto" w:fill="EFF0F1"/>
        </w:rPr>
        <w:t>31.945</w:t>
      </w:r>
      <w:r w:rsidRPr="00D75F3F">
        <w:rPr>
          <w:rFonts w:ascii="inherit" w:eastAsia="Times New Roman" w:hAnsi="inherit" w:cs="Courier New"/>
          <w:color w:val="303336"/>
          <w:sz w:val="20"/>
          <w:szCs w:val="20"/>
          <w:bdr w:val="none" w:sz="0" w:space="0" w:color="auto" w:frame="1"/>
          <w:shd w:val="clear" w:color="auto" w:fill="EFF0F1"/>
        </w:rPr>
        <w:t xml:space="preserve">, z01 = </w:t>
      </w:r>
      <w:r w:rsidRPr="00D75F3F">
        <w:rPr>
          <w:rFonts w:ascii="inherit" w:eastAsia="Times New Roman" w:hAnsi="inherit" w:cs="Courier New"/>
          <w:color w:val="7D2727"/>
          <w:sz w:val="20"/>
          <w:szCs w:val="20"/>
          <w:bdr w:val="none" w:sz="0" w:space="0" w:color="auto" w:frame="1"/>
          <w:shd w:val="clear" w:color="auto" w:fill="EFF0F1"/>
        </w:rPr>
        <w:t>31.993</w:t>
      </w:r>
      <w:r w:rsidRPr="00D75F3F">
        <w:rPr>
          <w:rFonts w:ascii="inherit" w:eastAsia="Times New Roman" w:hAnsi="inherit" w:cs="Courier New"/>
          <w:color w:val="303336"/>
          <w:sz w:val="20"/>
          <w:szCs w:val="20"/>
          <w:bdr w:val="none" w:sz="0" w:space="0" w:color="auto" w:frame="1"/>
          <w:shd w:val="clear" w:color="auto" w:fill="EFF0F1"/>
        </w:rPr>
        <w:t xml:space="preserve">, z10 = </w:t>
      </w:r>
      <w:r w:rsidRPr="00D75F3F">
        <w:rPr>
          <w:rFonts w:ascii="inherit" w:eastAsia="Times New Roman" w:hAnsi="inherit" w:cs="Courier New"/>
          <w:color w:val="7D2727"/>
          <w:sz w:val="20"/>
          <w:szCs w:val="20"/>
          <w:bdr w:val="none" w:sz="0" w:space="0" w:color="auto" w:frame="1"/>
          <w:shd w:val="clear" w:color="auto" w:fill="EFF0F1"/>
        </w:rPr>
        <w:t>31.866</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z11 = </w:t>
      </w:r>
      <w:r w:rsidRPr="00D75F3F">
        <w:rPr>
          <w:rFonts w:ascii="inherit" w:eastAsia="Times New Roman" w:hAnsi="inherit" w:cs="Courier New"/>
          <w:color w:val="7D2727"/>
          <w:sz w:val="20"/>
          <w:szCs w:val="20"/>
          <w:bdr w:val="none" w:sz="0" w:space="0" w:color="auto" w:frame="1"/>
          <w:shd w:val="clear" w:color="auto" w:fill="EFF0F1"/>
        </w:rPr>
        <w:t>31.911</w:t>
      </w:r>
    </w:p>
    <w:p w14:paraId="2A557997"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To interpolate, compute</w:t>
      </w:r>
    </w:p>
    <w:p w14:paraId="2C266C06"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D75F3F">
        <w:rPr>
          <w:rFonts w:ascii="inherit" w:eastAsia="Times New Roman" w:hAnsi="inherit" w:cs="Courier New"/>
          <w:color w:val="303336"/>
          <w:sz w:val="20"/>
          <w:szCs w:val="20"/>
          <w:bdr w:val="none" w:sz="0" w:space="0" w:color="auto" w:frame="1"/>
          <w:shd w:val="clear" w:color="auto" w:fill="EFF0F1"/>
        </w:rPr>
        <w:t xml:space="preserve">t = (x-x0)/c - j = </w:t>
      </w:r>
      <w:r w:rsidRPr="00D75F3F">
        <w:rPr>
          <w:rFonts w:ascii="inherit" w:eastAsia="Times New Roman" w:hAnsi="inherit" w:cs="Courier New"/>
          <w:color w:val="7D2727"/>
          <w:sz w:val="20"/>
          <w:szCs w:val="20"/>
          <w:bdr w:val="none" w:sz="0" w:space="0" w:color="auto" w:frame="1"/>
          <w:shd w:val="clear" w:color="auto" w:fill="EFF0F1"/>
        </w:rPr>
        <w:t>0.488019</w:t>
      </w:r>
    </w:p>
    <w:p w14:paraId="590AF7AC"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s = (y-y0)/c - i = </w:t>
      </w:r>
      <w:r w:rsidRPr="00D75F3F">
        <w:rPr>
          <w:rFonts w:ascii="inherit" w:eastAsia="Times New Roman" w:hAnsi="inherit" w:cs="Courier New"/>
          <w:color w:val="7D2727"/>
          <w:sz w:val="20"/>
          <w:szCs w:val="20"/>
          <w:bdr w:val="none" w:sz="0" w:space="0" w:color="auto" w:frame="1"/>
          <w:shd w:val="clear" w:color="auto" w:fill="EFF0F1"/>
        </w:rPr>
        <w:t>0.129731</w:t>
      </w:r>
    </w:p>
    <w:p w14:paraId="14CC64FE"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Therefore</w:t>
      </w:r>
    </w:p>
    <w:p w14:paraId="004B2025"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z0 = </w:t>
      </w:r>
      <w:r w:rsidRPr="00D75F3F">
        <w:rPr>
          <w:rFonts w:ascii="inherit" w:eastAsia="Times New Roman" w:hAnsi="inherit" w:cs="Courier New"/>
          <w:color w:val="7D2727"/>
          <w:sz w:val="20"/>
          <w:szCs w:val="20"/>
          <w:bdr w:val="none" w:sz="0" w:space="0" w:color="auto" w:frame="1"/>
          <w:shd w:val="clear" w:color="auto" w:fill="EFF0F1"/>
        </w:rPr>
        <w:t>31.96842</w:t>
      </w:r>
      <w:r w:rsidRPr="00D75F3F">
        <w:rPr>
          <w:rFonts w:ascii="inherit" w:eastAsia="Times New Roman" w:hAnsi="inherit" w:cs="Courier New"/>
          <w:color w:val="303336"/>
          <w:sz w:val="20"/>
          <w:szCs w:val="20"/>
          <w:bdr w:val="none" w:sz="0" w:space="0" w:color="auto" w:frame="1"/>
          <w:shd w:val="clear" w:color="auto" w:fill="EFF0F1"/>
        </w:rPr>
        <w:t xml:space="preserve"> </w:t>
      </w:r>
      <w:r w:rsidRPr="00D75F3F">
        <w:rPr>
          <w:rFonts w:ascii="inherit" w:eastAsia="Times New Roman" w:hAnsi="inherit" w:cs="Courier New"/>
          <w:color w:val="101094"/>
          <w:sz w:val="20"/>
          <w:szCs w:val="20"/>
          <w:bdr w:val="none" w:sz="0" w:space="0" w:color="auto" w:frame="1"/>
          <w:shd w:val="clear" w:color="auto" w:fill="EFF0F1"/>
        </w:rPr>
        <w:t>and</w:t>
      </w:r>
      <w:r w:rsidRPr="00D75F3F">
        <w:rPr>
          <w:rFonts w:ascii="inherit" w:eastAsia="Times New Roman" w:hAnsi="inherit" w:cs="Courier New"/>
          <w:color w:val="303336"/>
          <w:sz w:val="20"/>
          <w:szCs w:val="20"/>
          <w:bdr w:val="none" w:sz="0" w:space="0" w:color="auto" w:frame="1"/>
          <w:shd w:val="clear" w:color="auto" w:fill="EFF0F1"/>
        </w:rPr>
        <w:t xml:space="preserve"> z1 = </w:t>
      </w:r>
      <w:r w:rsidRPr="00D75F3F">
        <w:rPr>
          <w:rFonts w:ascii="inherit" w:eastAsia="Times New Roman" w:hAnsi="inherit" w:cs="Courier New"/>
          <w:color w:val="7D2727"/>
          <w:sz w:val="20"/>
          <w:szCs w:val="20"/>
          <w:bdr w:val="none" w:sz="0" w:space="0" w:color="auto" w:frame="1"/>
          <w:shd w:val="clear" w:color="auto" w:fill="EFF0F1"/>
        </w:rPr>
        <w:t>31.88796</w:t>
      </w:r>
    </w:p>
    <w:p w14:paraId="5D1CE3F0"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sz w:val="23"/>
          <w:szCs w:val="23"/>
        </w:rPr>
        <w:t>Finally</w:t>
      </w:r>
    </w:p>
    <w:p w14:paraId="38614661" w14:textId="77777777" w:rsidR="00D75F3F" w:rsidRPr="00D75F3F" w:rsidRDefault="00D75F3F" w:rsidP="00D75F3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D75F3F">
        <w:rPr>
          <w:rFonts w:ascii="inherit" w:eastAsia="Times New Roman" w:hAnsi="inherit" w:cs="Courier New"/>
          <w:color w:val="303336"/>
          <w:sz w:val="20"/>
          <w:szCs w:val="20"/>
          <w:bdr w:val="none" w:sz="0" w:space="0" w:color="auto" w:frame="1"/>
          <w:shd w:val="clear" w:color="auto" w:fill="EFF0F1"/>
        </w:rPr>
        <w:t xml:space="preserve">z = </w:t>
      </w:r>
      <w:r w:rsidRPr="00D75F3F">
        <w:rPr>
          <w:rFonts w:ascii="inherit" w:eastAsia="Times New Roman" w:hAnsi="inherit" w:cs="Courier New"/>
          <w:color w:val="7D2727"/>
          <w:sz w:val="20"/>
          <w:szCs w:val="20"/>
          <w:bdr w:val="none" w:sz="0" w:space="0" w:color="auto" w:frame="1"/>
          <w:shd w:val="clear" w:color="auto" w:fill="EFF0F1"/>
        </w:rPr>
        <w:t>31.958</w:t>
      </w:r>
      <w:r w:rsidRPr="00D75F3F">
        <w:rPr>
          <w:rFonts w:ascii="inherit" w:eastAsia="Times New Roman" w:hAnsi="inherit" w:cs="Courier New"/>
          <w:color w:val="303336"/>
          <w:sz w:val="20"/>
          <w:szCs w:val="20"/>
          <w:bdr w:val="none" w:sz="0" w:space="0" w:color="auto" w:frame="1"/>
          <w:shd w:val="clear" w:color="auto" w:fill="EFF0F1"/>
        </w:rPr>
        <w:t>.</w:t>
      </w:r>
    </w:p>
    <w:p w14:paraId="06D5D773" w14:textId="77777777" w:rsidR="00D75F3F" w:rsidRPr="00D75F3F" w:rsidRDefault="00D75F3F" w:rsidP="00D75F3F">
      <w:pPr>
        <w:spacing w:after="240" w:line="240" w:lineRule="auto"/>
        <w:textAlignment w:val="baseline"/>
        <w:rPr>
          <w:rFonts w:ascii="inherit" w:eastAsia="Times New Roman" w:hAnsi="inherit" w:cs="Times New Roman"/>
          <w:sz w:val="23"/>
          <w:szCs w:val="23"/>
        </w:rPr>
      </w:pPr>
      <w:r w:rsidRPr="00D75F3F">
        <w:rPr>
          <w:rFonts w:ascii="inherit" w:eastAsia="Times New Roman" w:hAnsi="inherit" w:cs="Times New Roman"/>
          <w:noProof/>
          <w:sz w:val="23"/>
          <w:szCs w:val="23"/>
        </w:rPr>
        <w:drawing>
          <wp:inline distT="0" distB="0" distL="0" distR="0" wp14:anchorId="658AD964" wp14:editId="1AC2CEE9">
            <wp:extent cx="3431540" cy="3277235"/>
            <wp:effectExtent l="0" t="0" r="0" b="0"/>
            <wp:docPr id="1"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1540" cy="3277235"/>
                    </a:xfrm>
                    <a:prstGeom prst="rect">
                      <a:avLst/>
                    </a:prstGeom>
                    <a:noFill/>
                    <a:ln>
                      <a:noFill/>
                    </a:ln>
                  </pic:spPr>
                </pic:pic>
              </a:graphicData>
            </a:graphic>
          </wp:inline>
        </w:drawing>
      </w:r>
    </w:p>
    <w:tbl>
      <w:tblPr>
        <w:tblW w:w="9900" w:type="dxa"/>
        <w:tblCellMar>
          <w:left w:w="0" w:type="dxa"/>
          <w:right w:w="0" w:type="dxa"/>
        </w:tblCellMar>
        <w:tblLook w:val="04A0" w:firstRow="1" w:lastRow="0" w:firstColumn="1" w:lastColumn="0" w:noHBand="0" w:noVBand="1"/>
      </w:tblPr>
      <w:tblGrid>
        <w:gridCol w:w="6900"/>
        <w:gridCol w:w="3000"/>
      </w:tblGrid>
      <w:tr w:rsidR="00D75F3F" w:rsidRPr="00D75F3F" w14:paraId="1115C9D2" w14:textId="77777777" w:rsidTr="00D75F3F">
        <w:tc>
          <w:tcPr>
            <w:tcW w:w="0" w:type="auto"/>
            <w:tcBorders>
              <w:top w:val="nil"/>
              <w:left w:val="nil"/>
              <w:bottom w:val="nil"/>
              <w:right w:val="nil"/>
            </w:tcBorders>
            <w:hideMark/>
          </w:tcPr>
          <w:p w14:paraId="54B712F2" w14:textId="77777777" w:rsidR="00D75F3F" w:rsidRPr="00D75F3F" w:rsidRDefault="00C376A2" w:rsidP="00D75F3F">
            <w:pPr>
              <w:spacing w:after="0" w:line="240" w:lineRule="auto"/>
              <w:textAlignment w:val="baseline"/>
              <w:rPr>
                <w:rFonts w:ascii="inherit" w:eastAsia="Times New Roman" w:hAnsi="inherit" w:cs="Times New Roman"/>
                <w:sz w:val="24"/>
                <w:szCs w:val="24"/>
              </w:rPr>
            </w:pPr>
            <w:hyperlink r:id="rId20" w:tooltip="short permalink to this answer" w:history="1">
              <w:r w:rsidR="00D75F3F" w:rsidRPr="00D75F3F">
                <w:rPr>
                  <w:rFonts w:ascii="inherit" w:eastAsia="Times New Roman" w:hAnsi="inherit" w:cs="Times New Roman"/>
                  <w:color w:val="848D95"/>
                  <w:sz w:val="24"/>
                  <w:szCs w:val="24"/>
                  <w:bdr w:val="none" w:sz="0" w:space="0" w:color="auto" w:frame="1"/>
                </w:rPr>
                <w:t>share</w:t>
              </w:r>
            </w:hyperlink>
            <w:hyperlink r:id="rId21" w:history="1">
              <w:r w:rsidR="00D75F3F" w:rsidRPr="00D75F3F">
                <w:rPr>
                  <w:rFonts w:ascii="inherit" w:eastAsia="Times New Roman" w:hAnsi="inherit" w:cs="Times New Roman"/>
                  <w:color w:val="848D95"/>
                  <w:sz w:val="24"/>
                  <w:szCs w:val="24"/>
                  <w:bdr w:val="none" w:sz="0" w:space="0" w:color="auto" w:frame="1"/>
                </w:rPr>
                <w:t>improve this answer</w:t>
              </w:r>
            </w:hyperlink>
          </w:p>
        </w:tc>
        <w:tc>
          <w:tcPr>
            <w:tcW w:w="3000" w:type="dxa"/>
            <w:tcBorders>
              <w:top w:val="nil"/>
              <w:left w:val="nil"/>
              <w:bottom w:val="nil"/>
              <w:right w:val="nil"/>
            </w:tcBorders>
            <w:hideMark/>
          </w:tcPr>
          <w:p w14:paraId="0E5EA249" w14:textId="77777777" w:rsidR="00D75F3F" w:rsidRPr="00D75F3F" w:rsidRDefault="00D75F3F" w:rsidP="00D75F3F">
            <w:pPr>
              <w:spacing w:after="60" w:line="240" w:lineRule="auto"/>
              <w:textAlignment w:val="baseline"/>
              <w:rPr>
                <w:rFonts w:ascii="inherit" w:eastAsia="Times New Roman" w:hAnsi="inherit" w:cs="Times New Roman"/>
                <w:color w:val="848D95"/>
                <w:sz w:val="18"/>
                <w:szCs w:val="18"/>
              </w:rPr>
            </w:pPr>
            <w:r w:rsidRPr="00D75F3F">
              <w:rPr>
                <w:rFonts w:ascii="inherit" w:eastAsia="Times New Roman" w:hAnsi="inherit" w:cs="Times New Roman"/>
                <w:color w:val="848D95"/>
                <w:sz w:val="18"/>
                <w:szCs w:val="18"/>
              </w:rPr>
              <w:t>answered </w:t>
            </w:r>
            <w:r w:rsidRPr="00D75F3F">
              <w:rPr>
                <w:rFonts w:ascii="inherit" w:eastAsia="Times New Roman" w:hAnsi="inherit" w:cs="Times New Roman"/>
                <w:color w:val="848D95"/>
                <w:sz w:val="18"/>
                <w:szCs w:val="18"/>
                <w:bdr w:val="none" w:sz="0" w:space="0" w:color="auto" w:frame="1"/>
              </w:rPr>
              <w:t>Oct 16 '11 at 21:06</w:t>
            </w:r>
          </w:p>
          <w:p w14:paraId="5F849239" w14:textId="77777777" w:rsidR="00D75F3F" w:rsidRPr="00D75F3F" w:rsidRDefault="00D75F3F" w:rsidP="00D75F3F">
            <w:pPr>
              <w:spacing w:after="0" w:line="240" w:lineRule="auto"/>
              <w:textAlignment w:val="baseline"/>
              <w:rPr>
                <w:rFonts w:ascii="Times New Roman" w:eastAsia="Times New Roman" w:hAnsi="Times New Roman" w:cs="Times New Roman"/>
                <w:color w:val="358DAA"/>
                <w:sz w:val="24"/>
                <w:szCs w:val="24"/>
                <w:bdr w:val="none" w:sz="0" w:space="0" w:color="auto" w:frame="1"/>
              </w:rPr>
            </w:pPr>
            <w:r w:rsidRPr="00D75F3F">
              <w:rPr>
                <w:rFonts w:ascii="inherit" w:eastAsia="Times New Roman" w:hAnsi="inherit" w:cs="Times New Roman"/>
                <w:color w:val="848D95"/>
                <w:sz w:val="24"/>
                <w:szCs w:val="24"/>
              </w:rPr>
              <w:fldChar w:fldCharType="begin"/>
            </w:r>
            <w:r w:rsidRPr="00D75F3F">
              <w:rPr>
                <w:rFonts w:ascii="inherit" w:eastAsia="Times New Roman" w:hAnsi="inherit" w:cs="Times New Roman"/>
                <w:color w:val="848D95"/>
                <w:sz w:val="24"/>
                <w:szCs w:val="24"/>
              </w:rPr>
              <w:instrText xml:space="preserve"> HYPERLINK "https://gis.stackexchange.com/users/664/whuber" </w:instrText>
            </w:r>
            <w:r w:rsidRPr="00D75F3F">
              <w:rPr>
                <w:rFonts w:ascii="inherit" w:eastAsia="Times New Roman" w:hAnsi="inherit" w:cs="Times New Roman"/>
                <w:color w:val="848D95"/>
                <w:sz w:val="24"/>
                <w:szCs w:val="24"/>
              </w:rPr>
              <w:fldChar w:fldCharType="separate"/>
            </w:r>
          </w:p>
          <w:p w14:paraId="7BEA8E63" w14:textId="77777777" w:rsidR="00D75F3F" w:rsidRPr="00D75F3F" w:rsidRDefault="00D75F3F" w:rsidP="00D75F3F">
            <w:pPr>
              <w:spacing w:after="0" w:line="240" w:lineRule="auto"/>
              <w:textAlignment w:val="baseline"/>
              <w:rPr>
                <w:rFonts w:ascii="Times New Roman" w:eastAsia="Times New Roman" w:hAnsi="Times New Roman" w:cs="Times New Roman"/>
                <w:sz w:val="24"/>
                <w:szCs w:val="24"/>
              </w:rPr>
            </w:pPr>
          </w:p>
          <w:p w14:paraId="70656B91" w14:textId="77777777" w:rsidR="00D75F3F" w:rsidRPr="00D75F3F" w:rsidRDefault="00D75F3F" w:rsidP="00D75F3F">
            <w:pPr>
              <w:spacing w:after="0" w:line="240" w:lineRule="auto"/>
              <w:textAlignment w:val="baseline"/>
              <w:rPr>
                <w:rFonts w:ascii="inherit" w:eastAsia="Times New Roman" w:hAnsi="inherit" w:cs="Times New Roman"/>
                <w:color w:val="358DAA"/>
                <w:sz w:val="24"/>
                <w:szCs w:val="24"/>
                <w:bdr w:val="none" w:sz="0" w:space="0" w:color="auto" w:frame="1"/>
              </w:rPr>
            </w:pPr>
            <w:r w:rsidRPr="00D75F3F">
              <w:rPr>
                <w:rFonts w:ascii="inherit" w:eastAsia="Times New Roman" w:hAnsi="inherit" w:cs="Times New Roman"/>
                <w:noProof/>
                <w:color w:val="358DAA"/>
                <w:sz w:val="24"/>
                <w:szCs w:val="24"/>
                <w:bdr w:val="none" w:sz="0" w:space="0" w:color="auto" w:frame="1"/>
              </w:rPr>
              <w:drawing>
                <wp:inline distT="0" distB="0" distL="0" distR="0" wp14:anchorId="3E88849B" wp14:editId="1653FE7C">
                  <wp:extent cx="303530" cy="303530"/>
                  <wp:effectExtent l="0" t="0" r="1270" b="1270"/>
                  <wp:docPr id="2" name="Picture 2" descr="https://www.gravatar.com/avatar/66c15ca582c60477dc4b535d8b39558b?s=32&amp;d=identicon&amp;r=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ravatar.com/avatar/66c15ca582c60477dc4b535d8b39558b?s=32&amp;d=identicon&amp;r=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 cy="303530"/>
                          </a:xfrm>
                          <a:prstGeom prst="rect">
                            <a:avLst/>
                          </a:prstGeom>
                          <a:noFill/>
                          <a:ln>
                            <a:noFill/>
                          </a:ln>
                        </pic:spPr>
                      </pic:pic>
                    </a:graphicData>
                  </a:graphic>
                </wp:inline>
              </w:drawing>
            </w:r>
          </w:p>
          <w:p w14:paraId="7DDC8066" w14:textId="77777777" w:rsidR="00D75F3F" w:rsidRPr="00D75F3F" w:rsidRDefault="00D75F3F" w:rsidP="00D75F3F">
            <w:pPr>
              <w:spacing w:after="0" w:line="240" w:lineRule="auto"/>
              <w:textAlignment w:val="baseline"/>
              <w:rPr>
                <w:rFonts w:ascii="inherit" w:eastAsia="Times New Roman" w:hAnsi="inherit" w:cs="Times New Roman"/>
                <w:color w:val="848D95"/>
                <w:sz w:val="24"/>
                <w:szCs w:val="24"/>
              </w:rPr>
            </w:pPr>
            <w:r w:rsidRPr="00D75F3F">
              <w:rPr>
                <w:rFonts w:ascii="inherit" w:eastAsia="Times New Roman" w:hAnsi="inherit" w:cs="Times New Roman"/>
                <w:color w:val="848D95"/>
                <w:sz w:val="24"/>
                <w:szCs w:val="24"/>
              </w:rPr>
              <w:fldChar w:fldCharType="end"/>
            </w:r>
          </w:p>
          <w:p w14:paraId="0F36CA76" w14:textId="77777777" w:rsidR="00D75F3F" w:rsidRPr="00D75F3F" w:rsidRDefault="00C376A2" w:rsidP="00D75F3F">
            <w:pPr>
              <w:spacing w:after="0" w:line="255" w:lineRule="atLeast"/>
              <w:textAlignment w:val="baseline"/>
              <w:rPr>
                <w:rFonts w:ascii="inherit" w:eastAsia="Times New Roman" w:hAnsi="inherit" w:cs="Times New Roman"/>
                <w:color w:val="848D95"/>
                <w:sz w:val="24"/>
                <w:szCs w:val="24"/>
              </w:rPr>
            </w:pPr>
            <w:hyperlink r:id="rId24" w:history="1">
              <w:r w:rsidR="00D75F3F" w:rsidRPr="00D75F3F">
                <w:rPr>
                  <w:rFonts w:ascii="inherit" w:eastAsia="Times New Roman" w:hAnsi="inherit" w:cs="Times New Roman"/>
                  <w:color w:val="358DAA"/>
                  <w:sz w:val="24"/>
                  <w:szCs w:val="24"/>
                  <w:bdr w:val="none" w:sz="0" w:space="0" w:color="auto" w:frame="1"/>
                </w:rPr>
                <w:t>whuber</w:t>
              </w:r>
            </w:hyperlink>
            <w:r w:rsidR="00D75F3F" w:rsidRPr="00D75F3F">
              <w:rPr>
                <w:rFonts w:ascii="inherit" w:eastAsia="Times New Roman" w:hAnsi="inherit" w:cs="Times New Roman"/>
                <w:b/>
                <w:bCs/>
                <w:color w:val="358DAA"/>
                <w:sz w:val="23"/>
                <w:szCs w:val="23"/>
                <w:bdr w:val="none" w:sz="0" w:space="0" w:color="auto" w:frame="1"/>
              </w:rPr>
              <w:t>♦</w:t>
            </w:r>
          </w:p>
          <w:p w14:paraId="4401B8A7" w14:textId="77777777" w:rsidR="00D75F3F" w:rsidRPr="00D75F3F" w:rsidRDefault="00D75F3F" w:rsidP="00D75F3F">
            <w:pPr>
              <w:spacing w:after="0" w:line="255" w:lineRule="atLeast"/>
              <w:textAlignment w:val="baseline"/>
              <w:rPr>
                <w:rFonts w:ascii="inherit" w:eastAsia="Times New Roman" w:hAnsi="inherit" w:cs="Times New Roman"/>
                <w:color w:val="848D95"/>
                <w:sz w:val="24"/>
                <w:szCs w:val="24"/>
              </w:rPr>
            </w:pPr>
            <w:r w:rsidRPr="00D75F3F">
              <w:rPr>
                <w:rFonts w:ascii="inherit" w:eastAsia="Times New Roman" w:hAnsi="inherit" w:cs="Times New Roman"/>
                <w:b/>
                <w:bCs/>
                <w:color w:val="848D95"/>
                <w:sz w:val="18"/>
                <w:szCs w:val="18"/>
                <w:bdr w:val="none" w:sz="0" w:space="0" w:color="auto" w:frame="1"/>
              </w:rPr>
              <w:t>54.9k</w:t>
            </w:r>
            <w:r w:rsidRPr="00D75F3F">
              <w:rPr>
                <w:rFonts w:ascii="inherit" w:eastAsia="Times New Roman" w:hAnsi="inherit" w:cs="Times New Roman"/>
                <w:color w:val="848D95"/>
                <w:sz w:val="18"/>
                <w:szCs w:val="18"/>
                <w:bdr w:val="none" w:sz="0" w:space="0" w:color="auto" w:frame="1"/>
              </w:rPr>
              <w:t>11147224</w:t>
            </w:r>
          </w:p>
        </w:tc>
      </w:tr>
    </w:tbl>
    <w:p w14:paraId="0BEC2707" w14:textId="77777777" w:rsidR="00D75F3F" w:rsidRPr="00D75F3F" w:rsidRDefault="00D75F3F" w:rsidP="00D75F3F">
      <w:pPr>
        <w:spacing w:after="0" w:line="240" w:lineRule="auto"/>
        <w:textAlignment w:val="baseline"/>
        <w:rPr>
          <w:rFonts w:ascii="inherit" w:eastAsia="Times New Roman" w:hAnsi="inherit" w:cs="Times New Roman"/>
          <w:vanish/>
          <w:sz w:val="24"/>
          <w:szCs w:val="24"/>
        </w:rPr>
      </w:pPr>
    </w:p>
    <w:tbl>
      <w:tblPr>
        <w:tblW w:w="9900" w:type="dxa"/>
        <w:tblCellMar>
          <w:left w:w="0" w:type="dxa"/>
          <w:right w:w="0" w:type="dxa"/>
        </w:tblCellMar>
        <w:tblLook w:val="04A0" w:firstRow="1" w:lastRow="0" w:firstColumn="1" w:lastColumn="0" w:noHBand="0" w:noVBand="1"/>
      </w:tblPr>
      <w:tblGrid>
        <w:gridCol w:w="270"/>
        <w:gridCol w:w="9630"/>
      </w:tblGrid>
      <w:tr w:rsidR="00D75F3F" w:rsidRPr="00D75F3F" w14:paraId="4619C782" w14:textId="77777777"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14:paraId="4CAE9525" w14:textId="77777777">
              <w:tc>
                <w:tcPr>
                  <w:tcW w:w="0" w:type="auto"/>
                  <w:tcBorders>
                    <w:top w:val="nil"/>
                    <w:left w:val="nil"/>
                    <w:bottom w:val="nil"/>
                    <w:right w:val="nil"/>
                  </w:tcBorders>
                  <w:vAlign w:val="bottom"/>
                  <w:hideMark/>
                </w:tcPr>
                <w:p w14:paraId="7DA1F1AF"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14:paraId="48C1C4FA"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14:paraId="609C7C9D" w14:textId="77777777"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14:paraId="6E657A82" w14:textId="77777777"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thank you very much for your complete lecture and your time.</w:t>
            </w:r>
            <w:r w:rsidRPr="00D75F3F">
              <w:rPr>
                <w:rFonts w:ascii="inherit" w:eastAsia="Times New Roman" w:hAnsi="inherit" w:cs="Times New Roman"/>
                <w:sz w:val="24"/>
                <w:szCs w:val="24"/>
              </w:rPr>
              <w:t> – </w:t>
            </w:r>
            <w:hyperlink r:id="rId25"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6" w:anchor="comment20849_15804" w:history="1">
              <w:r w:rsidRPr="00D75F3F">
                <w:rPr>
                  <w:rFonts w:ascii="inherit" w:eastAsia="Times New Roman" w:hAnsi="inherit" w:cs="Times New Roman"/>
                  <w:color w:val="358DAA"/>
                  <w:sz w:val="24"/>
                  <w:szCs w:val="24"/>
                  <w:bdr w:val="none" w:sz="0" w:space="0" w:color="auto" w:frame="1"/>
                </w:rPr>
                <w:t>Oct 17 '11 at 15:25</w:t>
              </w:r>
            </w:hyperlink>
          </w:p>
        </w:tc>
      </w:tr>
      <w:tr w:rsidR="00D75F3F" w:rsidRPr="00D75F3F" w14:paraId="62002BC9" w14:textId="77777777"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14:paraId="52496EBB" w14:textId="77777777">
              <w:tc>
                <w:tcPr>
                  <w:tcW w:w="0" w:type="auto"/>
                  <w:tcBorders>
                    <w:top w:val="nil"/>
                    <w:left w:val="nil"/>
                    <w:bottom w:val="nil"/>
                    <w:right w:val="nil"/>
                  </w:tcBorders>
                  <w:vAlign w:val="bottom"/>
                  <w:hideMark/>
                </w:tcPr>
                <w:p w14:paraId="6607B0D9"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14:paraId="501860E1"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14:paraId="6629D15A" w14:textId="77777777"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14:paraId="6D51463B" w14:textId="77777777"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how the coordinates of origin of my geoid grid determine accuracy of computation?</w:t>
            </w:r>
            <w:r w:rsidRPr="00D75F3F">
              <w:rPr>
                <w:rFonts w:ascii="inherit" w:eastAsia="Times New Roman" w:hAnsi="inherit" w:cs="Times New Roman"/>
                <w:sz w:val="24"/>
                <w:szCs w:val="24"/>
              </w:rPr>
              <w:t> – </w:t>
            </w:r>
            <w:hyperlink r:id="rId27" w:tooltip="170 reputation" w:history="1">
              <w:r w:rsidRPr="00D75F3F">
                <w:rPr>
                  <w:rFonts w:ascii="inherit" w:eastAsia="Times New Roman" w:hAnsi="inherit" w:cs="Times New Roman"/>
                  <w:color w:val="358DAA"/>
                  <w:sz w:val="24"/>
                  <w:szCs w:val="24"/>
                  <w:bdr w:val="none" w:sz="0" w:space="0" w:color="auto" w:frame="1"/>
                  <w:shd w:val="clear" w:color="auto" w:fill="E0EAF1"/>
                </w:rPr>
                <w:t>daikini</w:t>
              </w:r>
            </w:hyperlink>
            <w:r w:rsidRPr="00D75F3F">
              <w:rPr>
                <w:rFonts w:ascii="inherit" w:eastAsia="Times New Roman" w:hAnsi="inherit" w:cs="Times New Roman"/>
                <w:sz w:val="24"/>
                <w:szCs w:val="24"/>
              </w:rPr>
              <w:t> </w:t>
            </w:r>
            <w:hyperlink r:id="rId28" w:anchor="comment20879_15804" w:history="1">
              <w:r w:rsidRPr="00D75F3F">
                <w:rPr>
                  <w:rFonts w:ascii="inherit" w:eastAsia="Times New Roman" w:hAnsi="inherit" w:cs="Times New Roman"/>
                  <w:color w:val="358DAA"/>
                  <w:sz w:val="24"/>
                  <w:szCs w:val="24"/>
                  <w:bdr w:val="none" w:sz="0" w:space="0" w:color="auto" w:frame="1"/>
                </w:rPr>
                <w:t>Oct 17 '11 at 19:51</w:t>
              </w:r>
            </w:hyperlink>
          </w:p>
        </w:tc>
      </w:tr>
      <w:tr w:rsidR="00D75F3F" w:rsidRPr="00D75F3F" w14:paraId="3D654DFC" w14:textId="77777777" w:rsidTr="00D75F3F">
        <w:tc>
          <w:tcPr>
            <w:tcW w:w="0" w:type="auto"/>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20"/>
              <w:gridCol w:w="60"/>
            </w:tblGrid>
            <w:tr w:rsidR="00D75F3F" w:rsidRPr="00D75F3F" w14:paraId="6AA3AD9C" w14:textId="77777777">
              <w:tc>
                <w:tcPr>
                  <w:tcW w:w="0" w:type="auto"/>
                  <w:tcBorders>
                    <w:top w:val="nil"/>
                    <w:left w:val="nil"/>
                    <w:bottom w:val="nil"/>
                    <w:right w:val="nil"/>
                  </w:tcBorders>
                  <w:vAlign w:val="bottom"/>
                  <w:hideMark/>
                </w:tcPr>
                <w:p w14:paraId="3B9C9CA8"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c>
                <w:tcPr>
                  <w:tcW w:w="0" w:type="auto"/>
                  <w:tcBorders>
                    <w:top w:val="nil"/>
                    <w:left w:val="nil"/>
                    <w:bottom w:val="nil"/>
                    <w:right w:val="nil"/>
                  </w:tcBorders>
                  <w:vAlign w:val="bottom"/>
                  <w:hideMark/>
                </w:tcPr>
                <w:p w14:paraId="02329C52"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14:paraId="24481FE1" w14:textId="77777777"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14:paraId="7DFBBBEC" w14:textId="77777777"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@user Inaccuracy in the origin translates directly to the same inaccuracy in the coordinates (x,y) of the GPS point. How much of a difference that makes depends on how variable the surrounding values z00, ..., z11 are. But usually there is </w:t>
            </w:r>
            <w:r w:rsidRPr="00D75F3F">
              <w:rPr>
                <w:rFonts w:ascii="inherit" w:eastAsia="Times New Roman" w:hAnsi="inherit" w:cs="Times New Roman"/>
                <w:i/>
                <w:iCs/>
                <w:sz w:val="24"/>
                <w:szCs w:val="24"/>
                <w:bdr w:val="none" w:sz="0" w:space="0" w:color="auto" w:frame="1"/>
              </w:rPr>
              <w:t>no</w:t>
            </w:r>
            <w:r w:rsidRPr="00D75F3F">
              <w:rPr>
                <w:rFonts w:ascii="inherit" w:eastAsia="Times New Roman" w:hAnsi="inherit" w:cs="Times New Roman"/>
                <w:sz w:val="24"/>
                <w:szCs w:val="24"/>
                <w:bdr w:val="none" w:sz="0" w:space="0" w:color="auto" w:frame="1"/>
              </w:rPr>
              <w:t> effective inaccuracy in grid coordinates: the grid is established, measurements are taken at the grid nodes, and any inaccuracy due to imprecise spatial location in the field is just rolled up into the overall inaccuracy of the measurements themselves.</w:t>
            </w:r>
            <w:r w:rsidRPr="00D75F3F">
              <w:rPr>
                <w:rFonts w:ascii="inherit" w:eastAsia="Times New Roman" w:hAnsi="inherit" w:cs="Times New Roman"/>
                <w:sz w:val="24"/>
                <w:szCs w:val="24"/>
              </w:rPr>
              <w:t> – </w:t>
            </w:r>
            <w:hyperlink r:id="rId29" w:tooltip="54,930 reputation" w:history="1">
              <w:r w:rsidRPr="00D75F3F">
                <w:rPr>
                  <w:rFonts w:ascii="inherit" w:eastAsia="Times New Roman" w:hAnsi="inherit" w:cs="Times New Roman"/>
                  <w:color w:val="358DAA"/>
                  <w:sz w:val="24"/>
                  <w:szCs w:val="24"/>
                  <w:bdr w:val="none" w:sz="0" w:space="0" w:color="auto" w:frame="1"/>
                </w:rPr>
                <w:t>whuber</w:t>
              </w:r>
              <w:r w:rsidRPr="00D75F3F">
                <w:rPr>
                  <w:rFonts w:ascii="inherit" w:eastAsia="Times New Roman" w:hAnsi="inherit" w:cs="Times New Roman"/>
                  <w:b/>
                  <w:bCs/>
                  <w:color w:val="358DAA"/>
                  <w:sz w:val="23"/>
                  <w:szCs w:val="23"/>
                  <w:bdr w:val="none" w:sz="0" w:space="0" w:color="auto" w:frame="1"/>
                </w:rPr>
                <w:t>♦</w:t>
              </w:r>
            </w:hyperlink>
            <w:r w:rsidRPr="00D75F3F">
              <w:rPr>
                <w:rFonts w:ascii="inherit" w:eastAsia="Times New Roman" w:hAnsi="inherit" w:cs="Times New Roman"/>
                <w:sz w:val="24"/>
                <w:szCs w:val="24"/>
              </w:rPr>
              <w:t> </w:t>
            </w:r>
            <w:hyperlink r:id="rId30" w:anchor="comment20884_15804" w:history="1">
              <w:r w:rsidRPr="00D75F3F">
                <w:rPr>
                  <w:rFonts w:ascii="inherit" w:eastAsia="Times New Roman" w:hAnsi="inherit" w:cs="Times New Roman"/>
                  <w:color w:val="358DAA"/>
                  <w:sz w:val="24"/>
                  <w:szCs w:val="24"/>
                  <w:bdr w:val="none" w:sz="0" w:space="0" w:color="auto" w:frame="1"/>
                </w:rPr>
                <w:t>Oct 17 '11 at 20:32</w:t>
              </w:r>
            </w:hyperlink>
            <w:r w:rsidRPr="00D75F3F">
              <w:rPr>
                <w:rFonts w:ascii="inherit" w:eastAsia="Times New Roman" w:hAnsi="inherit" w:cs="Times New Roman"/>
                <w:sz w:val="24"/>
                <w:szCs w:val="24"/>
              </w:rPr>
              <w:t> </w:t>
            </w:r>
          </w:p>
        </w:tc>
      </w:tr>
      <w:tr w:rsidR="00D75F3F" w:rsidRPr="00D75F3F" w14:paraId="23BC9A97" w14:textId="77777777" w:rsidTr="00D75F3F">
        <w:tc>
          <w:tcPr>
            <w:tcW w:w="225" w:type="dxa"/>
            <w:tcBorders>
              <w:top w:val="nil"/>
              <w:left w:val="nil"/>
              <w:bottom w:val="single" w:sz="6" w:space="0" w:color="EFF0F1"/>
              <w:right w:val="nil"/>
            </w:tcBorders>
            <w:tcMar>
              <w:top w:w="90" w:type="dxa"/>
              <w:left w:w="0" w:type="dxa"/>
              <w:bottom w:w="90" w:type="dxa"/>
              <w:right w:w="90" w:type="dxa"/>
            </w:tcMar>
            <w:hideMark/>
          </w:tcPr>
          <w:tbl>
            <w:tblPr>
              <w:tblW w:w="0" w:type="auto"/>
              <w:tblCellMar>
                <w:left w:w="0" w:type="dxa"/>
                <w:right w:w="0" w:type="dxa"/>
              </w:tblCellMar>
              <w:tblLook w:val="04A0" w:firstRow="1" w:lastRow="0" w:firstColumn="1" w:lastColumn="0" w:noHBand="0" w:noVBand="1"/>
            </w:tblPr>
            <w:tblGrid>
              <w:gridCol w:w="100"/>
              <w:gridCol w:w="60"/>
            </w:tblGrid>
            <w:tr w:rsidR="00D75F3F" w:rsidRPr="00D75F3F" w14:paraId="73860904" w14:textId="77777777">
              <w:tc>
                <w:tcPr>
                  <w:tcW w:w="0" w:type="auto"/>
                  <w:tcBorders>
                    <w:top w:val="nil"/>
                    <w:left w:val="nil"/>
                    <w:bottom w:val="nil"/>
                    <w:right w:val="nil"/>
                  </w:tcBorders>
                  <w:vAlign w:val="bottom"/>
                  <w:hideMark/>
                </w:tcPr>
                <w:p w14:paraId="726DA31F"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color w:val="9199A1"/>
                      <w:sz w:val="20"/>
                      <w:szCs w:val="20"/>
                      <w:bdr w:val="none" w:sz="0" w:space="0" w:color="auto" w:frame="1"/>
                    </w:rPr>
                    <w:t>2</w:t>
                  </w:r>
                </w:p>
              </w:tc>
              <w:tc>
                <w:tcPr>
                  <w:tcW w:w="0" w:type="auto"/>
                  <w:tcBorders>
                    <w:top w:val="nil"/>
                    <w:left w:val="nil"/>
                    <w:bottom w:val="nil"/>
                    <w:right w:val="nil"/>
                  </w:tcBorders>
                  <w:vAlign w:val="bottom"/>
                  <w:hideMark/>
                </w:tcPr>
                <w:p w14:paraId="7317CFA6" w14:textId="77777777" w:rsidR="00D75F3F" w:rsidRPr="00D75F3F" w:rsidRDefault="00D75F3F" w:rsidP="00D75F3F">
                  <w:pPr>
                    <w:spacing w:after="0" w:line="240" w:lineRule="auto"/>
                    <w:rPr>
                      <w:rFonts w:ascii="inherit" w:eastAsia="Times New Roman" w:hAnsi="inherit" w:cs="Times New Roman"/>
                      <w:sz w:val="24"/>
                      <w:szCs w:val="24"/>
                    </w:rPr>
                  </w:pPr>
                  <w:r w:rsidRPr="00D75F3F">
                    <w:rPr>
                      <w:rFonts w:ascii="inherit" w:eastAsia="Times New Roman" w:hAnsi="inherit" w:cs="Times New Roman"/>
                      <w:sz w:val="24"/>
                      <w:szCs w:val="24"/>
                    </w:rPr>
                    <w:t> </w:t>
                  </w:r>
                </w:p>
              </w:tc>
            </w:tr>
          </w:tbl>
          <w:p w14:paraId="7814C613" w14:textId="77777777" w:rsidR="00D75F3F" w:rsidRPr="00D75F3F" w:rsidRDefault="00D75F3F" w:rsidP="00D75F3F">
            <w:pPr>
              <w:spacing w:after="0" w:line="240" w:lineRule="auto"/>
              <w:rPr>
                <w:rFonts w:ascii="inherit" w:eastAsia="Times New Roman" w:hAnsi="inherit" w:cs="Times New Roman"/>
                <w:sz w:val="24"/>
                <w:szCs w:val="24"/>
              </w:rPr>
            </w:pPr>
          </w:p>
        </w:tc>
        <w:tc>
          <w:tcPr>
            <w:tcW w:w="0" w:type="auto"/>
            <w:tcBorders>
              <w:top w:val="nil"/>
              <w:left w:val="nil"/>
              <w:bottom w:val="single" w:sz="6" w:space="0" w:color="EFF0F1"/>
              <w:right w:val="nil"/>
            </w:tcBorders>
            <w:tcMar>
              <w:top w:w="90" w:type="dxa"/>
              <w:left w:w="0" w:type="dxa"/>
              <w:bottom w:w="90" w:type="dxa"/>
              <w:right w:w="90" w:type="dxa"/>
            </w:tcMar>
            <w:hideMark/>
          </w:tcPr>
          <w:p w14:paraId="4FFFCF32" w14:textId="77777777" w:rsidR="00D75F3F" w:rsidRP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bdr w:val="none" w:sz="0" w:space="0" w:color="auto" w:frame="1"/>
              </w:rPr>
              <w:t>For the record, check also </w:t>
            </w:r>
            <w:hyperlink r:id="rId31" w:history="1">
              <w:r w:rsidRPr="00D75F3F">
                <w:rPr>
                  <w:rFonts w:ascii="inherit" w:eastAsia="Times New Roman" w:hAnsi="inherit" w:cs="Times New Roman"/>
                  <w:color w:val="358DAA"/>
                  <w:sz w:val="24"/>
                  <w:szCs w:val="24"/>
                  <w:bdr w:val="none" w:sz="0" w:space="0" w:color="auto" w:frame="1"/>
                </w:rPr>
                <w:t>geographiclib.sourceforge.net/cgi-bin/GeoidEval</w:t>
              </w:r>
            </w:hyperlink>
            <w:r w:rsidRPr="00D75F3F">
              <w:rPr>
                <w:rFonts w:ascii="inherit" w:eastAsia="Times New Roman" w:hAnsi="inherit" w:cs="Times New Roman"/>
                <w:sz w:val="24"/>
                <w:szCs w:val="24"/>
              </w:rPr>
              <w:t> – </w:t>
            </w:r>
            <w:hyperlink r:id="rId32" w:tooltip="10,352 reputation" w:history="1">
              <w:r w:rsidRPr="00D75F3F">
                <w:rPr>
                  <w:rFonts w:ascii="inherit" w:eastAsia="Times New Roman" w:hAnsi="inherit" w:cs="Times New Roman"/>
                  <w:color w:val="358DAA"/>
                  <w:sz w:val="24"/>
                  <w:szCs w:val="24"/>
                  <w:bdr w:val="none" w:sz="0" w:space="0" w:color="auto" w:frame="1"/>
                </w:rPr>
                <w:t>markusN</w:t>
              </w:r>
            </w:hyperlink>
            <w:r w:rsidRPr="00D75F3F">
              <w:rPr>
                <w:rFonts w:ascii="inherit" w:eastAsia="Times New Roman" w:hAnsi="inherit" w:cs="Times New Roman"/>
                <w:sz w:val="24"/>
                <w:szCs w:val="24"/>
              </w:rPr>
              <w:t> </w:t>
            </w:r>
            <w:hyperlink r:id="rId33" w:anchor="comment24542_15804" w:history="1">
              <w:r w:rsidRPr="00D75F3F">
                <w:rPr>
                  <w:rFonts w:ascii="inherit" w:eastAsia="Times New Roman" w:hAnsi="inherit" w:cs="Times New Roman"/>
                  <w:color w:val="358DAA"/>
                  <w:sz w:val="24"/>
                  <w:szCs w:val="24"/>
                  <w:bdr w:val="none" w:sz="0" w:space="0" w:color="auto" w:frame="1"/>
                </w:rPr>
                <w:t>Dec 30 '11 at 14:45</w:t>
              </w:r>
            </w:hyperlink>
          </w:p>
        </w:tc>
      </w:tr>
    </w:tbl>
    <w:p w14:paraId="15835C23" w14:textId="77777777" w:rsidR="00D75F3F" w:rsidRDefault="00D75F3F" w:rsidP="00D75F3F">
      <w:pPr>
        <w:spacing w:after="0" w:line="240" w:lineRule="auto"/>
        <w:textAlignment w:val="baseline"/>
        <w:rPr>
          <w:rFonts w:ascii="inherit" w:eastAsia="Times New Roman" w:hAnsi="inherit" w:cs="Times New Roman"/>
          <w:sz w:val="24"/>
          <w:szCs w:val="24"/>
        </w:rPr>
      </w:pPr>
      <w:r w:rsidRPr="00D75F3F">
        <w:rPr>
          <w:rFonts w:ascii="inherit" w:eastAsia="Times New Roman" w:hAnsi="inherit" w:cs="Times New Roman"/>
          <w:sz w:val="24"/>
          <w:szCs w:val="24"/>
        </w:rPr>
        <w:t>add a comment</w:t>
      </w:r>
    </w:p>
    <w:p w14:paraId="6B7276EA" w14:textId="77777777" w:rsidR="00077509" w:rsidRDefault="00B464F9" w:rsidP="00B464F9">
      <w:pPr>
        <w:pStyle w:val="Heading1"/>
      </w:pPr>
      <w:r>
        <w:t>Appendix B</w:t>
      </w:r>
      <w:r w:rsidR="00077509">
        <w:t xml:space="preserve"> : Simulation Results</w:t>
      </w:r>
    </w:p>
    <w:sectPr w:rsidR="00077509" w:rsidSect="00E8615E">
      <w:footerReference w:type="default" r:id="rId34"/>
      <w:pgSz w:w="15840" w:h="12240" w:orient="landscape"/>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obert Wong" w:date="2017-12-31T00:11:00Z" w:initials="RW">
    <w:p w14:paraId="76737229" w14:textId="77777777" w:rsidR="00F20C50" w:rsidRDefault="00F20C50">
      <w:pPr>
        <w:pStyle w:val="CommentText"/>
      </w:pPr>
      <w:r>
        <w:rPr>
          <w:rStyle w:val="CommentReference"/>
        </w:rPr>
        <w:annotationRef/>
      </w:r>
      <w:r>
        <w:t>Why have Latitude legend as X when it should be Y?</w:t>
      </w:r>
    </w:p>
    <w:p w14:paraId="45EF8FFF" w14:textId="77777777" w:rsidR="00F20C50" w:rsidRDefault="00F20C50">
      <w:pPr>
        <w:pStyle w:val="CommentText"/>
      </w:pPr>
      <w:r>
        <w:t xml:space="preserve">Same for Longitude. </w:t>
      </w:r>
    </w:p>
    <w:p w14:paraId="12740248" w14:textId="77777777" w:rsidR="00F20C50" w:rsidRDefault="00F20C50">
      <w:pPr>
        <w:pStyle w:val="CommentText"/>
      </w:pPr>
    </w:p>
    <w:p w14:paraId="07883311" w14:textId="77777777" w:rsidR="00F20C50" w:rsidRDefault="00F20C50">
      <w:pPr>
        <w:pStyle w:val="CommentText"/>
      </w:pPr>
      <w:r>
        <w:t>This breaks general graphing convention. Probably typo.</w:t>
      </w:r>
    </w:p>
  </w:comment>
  <w:comment w:id="1" w:author="Robert Wong" w:date="2017-12-31T00:16:00Z" w:initials="RW">
    <w:p w14:paraId="0F1BBB6A" w14:textId="77777777" w:rsidR="00F20C50" w:rsidRDefault="00F20C50">
      <w:pPr>
        <w:pStyle w:val="CommentText"/>
      </w:pPr>
      <w:r>
        <w:rPr>
          <w:rStyle w:val="CommentReference"/>
        </w:rPr>
        <w:annotationRef/>
      </w:r>
      <w:r>
        <w:t>This should be N22</w:t>
      </w:r>
    </w:p>
    <w:p w14:paraId="35F199BD" w14:textId="77777777" w:rsidR="00F20C50" w:rsidRDefault="00F20C5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883311" w15:done="0"/>
  <w15:commentEx w15:paraId="35F199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E70879" w14:textId="77777777" w:rsidR="00C376A2" w:rsidRDefault="00C376A2" w:rsidP="00D75F3F">
      <w:pPr>
        <w:spacing w:after="0" w:line="240" w:lineRule="auto"/>
      </w:pPr>
      <w:r>
        <w:separator/>
      </w:r>
    </w:p>
  </w:endnote>
  <w:endnote w:type="continuationSeparator" w:id="0">
    <w:p w14:paraId="080C6C0B" w14:textId="77777777" w:rsidR="00C376A2" w:rsidRDefault="00C376A2" w:rsidP="00D75F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748257"/>
      <w:docPartObj>
        <w:docPartGallery w:val="Page Numbers (Bottom of Page)"/>
        <w:docPartUnique/>
      </w:docPartObj>
    </w:sdtPr>
    <w:sdtEndPr>
      <w:rPr>
        <w:noProof/>
      </w:rPr>
    </w:sdtEndPr>
    <w:sdtContent>
      <w:p w14:paraId="3D32190D" w14:textId="77777777" w:rsidR="005F2DC8" w:rsidRDefault="005F2DC8">
        <w:pPr>
          <w:pStyle w:val="Footer"/>
          <w:jc w:val="center"/>
        </w:pPr>
        <w:r>
          <w:fldChar w:fldCharType="begin"/>
        </w:r>
        <w:r>
          <w:instrText xml:space="preserve"> PAGE   \* MERGEFORMAT </w:instrText>
        </w:r>
        <w:r>
          <w:fldChar w:fldCharType="separate"/>
        </w:r>
        <w:r w:rsidR="00F20C50">
          <w:rPr>
            <w:noProof/>
          </w:rPr>
          <w:t>8</w:t>
        </w:r>
        <w:r>
          <w:rPr>
            <w:noProof/>
          </w:rPr>
          <w:fldChar w:fldCharType="end"/>
        </w:r>
      </w:p>
    </w:sdtContent>
  </w:sdt>
  <w:p w14:paraId="45F7E994" w14:textId="77777777" w:rsidR="005F2DC8" w:rsidRDefault="005F2D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19CD8B" w14:textId="77777777" w:rsidR="00C376A2" w:rsidRDefault="00C376A2" w:rsidP="00D75F3F">
      <w:pPr>
        <w:spacing w:after="0" w:line="240" w:lineRule="auto"/>
      </w:pPr>
      <w:r>
        <w:separator/>
      </w:r>
    </w:p>
  </w:footnote>
  <w:footnote w:type="continuationSeparator" w:id="0">
    <w:p w14:paraId="11E099A4" w14:textId="77777777" w:rsidR="00C376A2" w:rsidRDefault="00C376A2" w:rsidP="00D75F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EA69"/>
      </v:shape>
    </w:pict>
  </w:numPicBullet>
  <w:numPicBullet w:numPicBulletId="1">
    <w:pict>
      <v:shape id="_x0000_i1029" type="#_x0000_t75" style="width:25.35pt;height:23.6pt;visibility:visible;mso-wrap-style:square" o:bullet="t">
        <v:imagedata r:id="rId2" o:title=""/>
      </v:shape>
    </w:pict>
  </w:numPicBullet>
  <w:abstractNum w:abstractNumId="0" w15:restartNumberingAfterBreak="0">
    <w:nsid w:val="15616362"/>
    <w:multiLevelType w:val="hybridMultilevel"/>
    <w:tmpl w:val="16FE6B48"/>
    <w:lvl w:ilvl="0" w:tplc="48AEB9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13304F"/>
    <w:multiLevelType w:val="hybridMultilevel"/>
    <w:tmpl w:val="38EE7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8C52AF"/>
    <w:multiLevelType w:val="hybridMultilevel"/>
    <w:tmpl w:val="D4405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76CF6"/>
    <w:multiLevelType w:val="hybridMultilevel"/>
    <w:tmpl w:val="4F0AB3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594C6A"/>
    <w:multiLevelType w:val="hybridMultilevel"/>
    <w:tmpl w:val="5414F08C"/>
    <w:lvl w:ilvl="0" w:tplc="73FA9B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E84C21"/>
    <w:multiLevelType w:val="hybridMultilevel"/>
    <w:tmpl w:val="BC0EF184"/>
    <w:lvl w:ilvl="0" w:tplc="D626EB7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6347A8D"/>
    <w:multiLevelType w:val="hybridMultilevel"/>
    <w:tmpl w:val="47B411F8"/>
    <w:lvl w:ilvl="0" w:tplc="67F8F79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3"/>
  </w:num>
  <w:num w:numId="5">
    <w:abstractNumId w:val="0"/>
  </w:num>
  <w:num w:numId="6">
    <w:abstractNumId w:val="1"/>
  </w:num>
  <w:num w:numId="7">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bert Wong">
    <w15:presenceInfo w15:providerId="Windows Live" w15:userId="aa5cd8f81b6f2c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C29"/>
    <w:rsid w:val="00035D06"/>
    <w:rsid w:val="00077509"/>
    <w:rsid w:val="00084710"/>
    <w:rsid w:val="000C739E"/>
    <w:rsid w:val="001829B3"/>
    <w:rsid w:val="001874E1"/>
    <w:rsid w:val="001A1C2A"/>
    <w:rsid w:val="00213465"/>
    <w:rsid w:val="00231D78"/>
    <w:rsid w:val="00266301"/>
    <w:rsid w:val="00270D8A"/>
    <w:rsid w:val="002A1E66"/>
    <w:rsid w:val="002A2345"/>
    <w:rsid w:val="002A7A23"/>
    <w:rsid w:val="002E31F1"/>
    <w:rsid w:val="003041DC"/>
    <w:rsid w:val="003327D6"/>
    <w:rsid w:val="00365048"/>
    <w:rsid w:val="003C2613"/>
    <w:rsid w:val="003E0BED"/>
    <w:rsid w:val="003E2F32"/>
    <w:rsid w:val="003F00D0"/>
    <w:rsid w:val="00411211"/>
    <w:rsid w:val="004351C4"/>
    <w:rsid w:val="004560E5"/>
    <w:rsid w:val="004D3047"/>
    <w:rsid w:val="00501825"/>
    <w:rsid w:val="00531352"/>
    <w:rsid w:val="00542B97"/>
    <w:rsid w:val="00552DFB"/>
    <w:rsid w:val="00577B86"/>
    <w:rsid w:val="0059743D"/>
    <w:rsid w:val="005C2D15"/>
    <w:rsid w:val="005E3743"/>
    <w:rsid w:val="005F068F"/>
    <w:rsid w:val="005F2DC8"/>
    <w:rsid w:val="00617C2B"/>
    <w:rsid w:val="00622CEC"/>
    <w:rsid w:val="00623D5B"/>
    <w:rsid w:val="00625CA1"/>
    <w:rsid w:val="00634A10"/>
    <w:rsid w:val="006430E5"/>
    <w:rsid w:val="006D3F38"/>
    <w:rsid w:val="006F016C"/>
    <w:rsid w:val="00702348"/>
    <w:rsid w:val="00706A16"/>
    <w:rsid w:val="00751FC7"/>
    <w:rsid w:val="00787917"/>
    <w:rsid w:val="007E56A8"/>
    <w:rsid w:val="008242AA"/>
    <w:rsid w:val="0083028F"/>
    <w:rsid w:val="00863167"/>
    <w:rsid w:val="008A46BD"/>
    <w:rsid w:val="00901682"/>
    <w:rsid w:val="0090522C"/>
    <w:rsid w:val="00913168"/>
    <w:rsid w:val="00951C6F"/>
    <w:rsid w:val="00961C97"/>
    <w:rsid w:val="009621F0"/>
    <w:rsid w:val="00971DAB"/>
    <w:rsid w:val="00982416"/>
    <w:rsid w:val="00986EB7"/>
    <w:rsid w:val="009A24D5"/>
    <w:rsid w:val="009A4A99"/>
    <w:rsid w:val="009C092A"/>
    <w:rsid w:val="009C6128"/>
    <w:rsid w:val="00A02EEA"/>
    <w:rsid w:val="00A26516"/>
    <w:rsid w:val="00A3123D"/>
    <w:rsid w:val="00AB0BBD"/>
    <w:rsid w:val="00AD4B03"/>
    <w:rsid w:val="00AD7572"/>
    <w:rsid w:val="00AF67EA"/>
    <w:rsid w:val="00B420D9"/>
    <w:rsid w:val="00B464F9"/>
    <w:rsid w:val="00B92D08"/>
    <w:rsid w:val="00BB55C9"/>
    <w:rsid w:val="00C04FD9"/>
    <w:rsid w:val="00C0629F"/>
    <w:rsid w:val="00C376A2"/>
    <w:rsid w:val="00C62297"/>
    <w:rsid w:val="00C91975"/>
    <w:rsid w:val="00CB62DD"/>
    <w:rsid w:val="00CC0C64"/>
    <w:rsid w:val="00CC2112"/>
    <w:rsid w:val="00CC39C1"/>
    <w:rsid w:val="00D01B56"/>
    <w:rsid w:val="00D75F3F"/>
    <w:rsid w:val="00D825B7"/>
    <w:rsid w:val="00DC1110"/>
    <w:rsid w:val="00E04B05"/>
    <w:rsid w:val="00E06368"/>
    <w:rsid w:val="00E32353"/>
    <w:rsid w:val="00E44F24"/>
    <w:rsid w:val="00E630EC"/>
    <w:rsid w:val="00E632DF"/>
    <w:rsid w:val="00E8615E"/>
    <w:rsid w:val="00EC7051"/>
    <w:rsid w:val="00F0668E"/>
    <w:rsid w:val="00F20C50"/>
    <w:rsid w:val="00F35C29"/>
    <w:rsid w:val="00F5007E"/>
    <w:rsid w:val="00F67B4C"/>
    <w:rsid w:val="00FA1EE1"/>
    <w:rsid w:val="00FD0942"/>
    <w:rsid w:val="00FE6299"/>
    <w:rsid w:val="00FF5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4185B"/>
  <w15:chartTrackingRefBased/>
  <w15:docId w15:val="{9BE082D3-5D48-474D-A1C9-7C3C9D69C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13168"/>
    <w:pPr>
      <w:keepNext/>
      <w:keepLines/>
      <w:spacing w:before="240" w:after="0"/>
      <w:outlineLvl w:val="0"/>
    </w:pPr>
    <w:rPr>
      <w:rFonts w:asciiTheme="majorHAnsi" w:eastAsiaTheme="majorEastAsia" w:hAnsiTheme="majorHAnsi" w:cstheme="majorBidi"/>
      <w:b/>
      <w:color w:val="806000" w:themeColor="accent4" w:themeShade="8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168"/>
    <w:rPr>
      <w:rFonts w:asciiTheme="majorHAnsi" w:eastAsiaTheme="majorEastAsia" w:hAnsiTheme="majorHAnsi" w:cstheme="majorBidi"/>
      <w:b/>
      <w:color w:val="806000" w:themeColor="accent4" w:themeShade="80"/>
      <w:sz w:val="28"/>
      <w:szCs w:val="32"/>
    </w:rPr>
  </w:style>
  <w:style w:type="paragraph" w:styleId="Header">
    <w:name w:val="header"/>
    <w:basedOn w:val="Normal"/>
    <w:link w:val="HeaderChar"/>
    <w:uiPriority w:val="99"/>
    <w:unhideWhenUsed/>
    <w:rsid w:val="00D75F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5F3F"/>
  </w:style>
  <w:style w:type="paragraph" w:styleId="Footer">
    <w:name w:val="footer"/>
    <w:basedOn w:val="Normal"/>
    <w:link w:val="FooterChar"/>
    <w:uiPriority w:val="99"/>
    <w:unhideWhenUsed/>
    <w:rsid w:val="00D75F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F3F"/>
  </w:style>
  <w:style w:type="character" w:styleId="Hyperlink">
    <w:name w:val="Hyperlink"/>
    <w:basedOn w:val="DefaultParagraphFont"/>
    <w:uiPriority w:val="99"/>
    <w:unhideWhenUsed/>
    <w:rsid w:val="00BB55C9"/>
    <w:rPr>
      <w:color w:val="0563C1" w:themeColor="hyperlink"/>
      <w:u w:val="single"/>
    </w:rPr>
  </w:style>
  <w:style w:type="table" w:styleId="TableGrid">
    <w:name w:val="Table Grid"/>
    <w:basedOn w:val="TableNormal"/>
    <w:uiPriority w:val="39"/>
    <w:rsid w:val="00E86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3D5B"/>
    <w:rPr>
      <w:color w:val="808080"/>
    </w:rPr>
  </w:style>
  <w:style w:type="paragraph" w:styleId="NormalWeb">
    <w:name w:val="Normal (Web)"/>
    <w:basedOn w:val="Normal"/>
    <w:uiPriority w:val="99"/>
    <w:semiHidden/>
    <w:unhideWhenUsed/>
    <w:rsid w:val="00623D5B"/>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4D3047"/>
    <w:pPr>
      <w:ind w:left="720"/>
      <w:contextualSpacing/>
    </w:pPr>
  </w:style>
  <w:style w:type="character" w:styleId="FollowedHyperlink">
    <w:name w:val="FollowedHyperlink"/>
    <w:basedOn w:val="DefaultParagraphFont"/>
    <w:uiPriority w:val="99"/>
    <w:semiHidden/>
    <w:unhideWhenUsed/>
    <w:rsid w:val="009A24D5"/>
    <w:rPr>
      <w:color w:val="954F72" w:themeColor="followedHyperlink"/>
      <w:u w:val="single"/>
    </w:rPr>
  </w:style>
  <w:style w:type="character" w:styleId="CommentReference">
    <w:name w:val="annotation reference"/>
    <w:basedOn w:val="DefaultParagraphFont"/>
    <w:uiPriority w:val="99"/>
    <w:semiHidden/>
    <w:unhideWhenUsed/>
    <w:rsid w:val="00F20C50"/>
    <w:rPr>
      <w:sz w:val="16"/>
      <w:szCs w:val="16"/>
    </w:rPr>
  </w:style>
  <w:style w:type="paragraph" w:styleId="CommentText">
    <w:name w:val="annotation text"/>
    <w:basedOn w:val="Normal"/>
    <w:link w:val="CommentTextChar"/>
    <w:uiPriority w:val="99"/>
    <w:semiHidden/>
    <w:unhideWhenUsed/>
    <w:rsid w:val="00F20C50"/>
    <w:pPr>
      <w:spacing w:line="240" w:lineRule="auto"/>
    </w:pPr>
    <w:rPr>
      <w:sz w:val="20"/>
      <w:szCs w:val="20"/>
    </w:rPr>
  </w:style>
  <w:style w:type="character" w:customStyle="1" w:styleId="CommentTextChar">
    <w:name w:val="Comment Text Char"/>
    <w:basedOn w:val="DefaultParagraphFont"/>
    <w:link w:val="CommentText"/>
    <w:uiPriority w:val="99"/>
    <w:semiHidden/>
    <w:rsid w:val="00F20C50"/>
    <w:rPr>
      <w:sz w:val="20"/>
      <w:szCs w:val="20"/>
    </w:rPr>
  </w:style>
  <w:style w:type="paragraph" w:styleId="CommentSubject">
    <w:name w:val="annotation subject"/>
    <w:basedOn w:val="CommentText"/>
    <w:next w:val="CommentText"/>
    <w:link w:val="CommentSubjectChar"/>
    <w:uiPriority w:val="99"/>
    <w:semiHidden/>
    <w:unhideWhenUsed/>
    <w:rsid w:val="00F20C50"/>
    <w:rPr>
      <w:b/>
      <w:bCs/>
    </w:rPr>
  </w:style>
  <w:style w:type="character" w:customStyle="1" w:styleId="CommentSubjectChar">
    <w:name w:val="Comment Subject Char"/>
    <w:basedOn w:val="CommentTextChar"/>
    <w:link w:val="CommentSubject"/>
    <w:uiPriority w:val="99"/>
    <w:semiHidden/>
    <w:rsid w:val="00F20C50"/>
    <w:rPr>
      <w:b/>
      <w:bCs/>
      <w:sz w:val="20"/>
      <w:szCs w:val="20"/>
    </w:rPr>
  </w:style>
  <w:style w:type="paragraph" w:styleId="BalloonText">
    <w:name w:val="Balloon Text"/>
    <w:basedOn w:val="Normal"/>
    <w:link w:val="BalloonTextChar"/>
    <w:uiPriority w:val="99"/>
    <w:semiHidden/>
    <w:unhideWhenUsed/>
    <w:rsid w:val="00F20C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0C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417338">
      <w:bodyDiv w:val="1"/>
      <w:marLeft w:val="0"/>
      <w:marRight w:val="0"/>
      <w:marTop w:val="0"/>
      <w:marBottom w:val="0"/>
      <w:divBdr>
        <w:top w:val="none" w:sz="0" w:space="0" w:color="auto"/>
        <w:left w:val="none" w:sz="0" w:space="0" w:color="auto"/>
        <w:bottom w:val="none" w:sz="0" w:space="0" w:color="auto"/>
        <w:right w:val="none" w:sz="0" w:space="0" w:color="auto"/>
      </w:divBdr>
    </w:div>
    <w:div w:id="1111778470">
      <w:bodyDiv w:val="1"/>
      <w:marLeft w:val="0"/>
      <w:marRight w:val="0"/>
      <w:marTop w:val="0"/>
      <w:marBottom w:val="0"/>
      <w:divBdr>
        <w:top w:val="none" w:sz="0" w:space="0" w:color="auto"/>
        <w:left w:val="none" w:sz="0" w:space="0" w:color="auto"/>
        <w:bottom w:val="none" w:sz="0" w:space="0" w:color="auto"/>
        <w:right w:val="none" w:sz="0" w:space="0" w:color="auto"/>
      </w:divBdr>
      <w:divsChild>
        <w:div w:id="606155288">
          <w:marLeft w:val="0"/>
          <w:marRight w:val="0"/>
          <w:marTop w:val="0"/>
          <w:marBottom w:val="75"/>
          <w:divBdr>
            <w:top w:val="none" w:sz="0" w:space="0" w:color="auto"/>
            <w:left w:val="none" w:sz="0" w:space="0" w:color="auto"/>
            <w:bottom w:val="none" w:sz="0" w:space="0" w:color="auto"/>
            <w:right w:val="none" w:sz="0" w:space="0" w:color="auto"/>
          </w:divBdr>
        </w:div>
        <w:div w:id="1714117252">
          <w:marLeft w:val="0"/>
          <w:marRight w:val="0"/>
          <w:marTop w:val="0"/>
          <w:marBottom w:val="0"/>
          <w:divBdr>
            <w:top w:val="none" w:sz="0" w:space="0" w:color="auto"/>
            <w:left w:val="none" w:sz="0" w:space="0" w:color="auto"/>
            <w:bottom w:val="none" w:sz="0" w:space="0" w:color="auto"/>
            <w:right w:val="none" w:sz="0" w:space="0" w:color="auto"/>
          </w:divBdr>
        </w:div>
        <w:div w:id="1105880705">
          <w:marLeft w:val="0"/>
          <w:marRight w:val="0"/>
          <w:marTop w:val="0"/>
          <w:marBottom w:val="0"/>
          <w:divBdr>
            <w:top w:val="none" w:sz="0" w:space="0" w:color="auto"/>
            <w:left w:val="none" w:sz="0" w:space="0" w:color="auto"/>
            <w:bottom w:val="none" w:sz="0" w:space="0" w:color="auto"/>
            <w:right w:val="none" w:sz="0" w:space="0" w:color="auto"/>
          </w:divBdr>
          <w:divsChild>
            <w:div w:id="417096650">
              <w:marLeft w:val="0"/>
              <w:marRight w:val="0"/>
              <w:marTop w:val="15"/>
              <w:marBottom w:val="60"/>
              <w:divBdr>
                <w:top w:val="none" w:sz="0" w:space="0" w:color="auto"/>
                <w:left w:val="none" w:sz="0" w:space="0" w:color="auto"/>
                <w:bottom w:val="none" w:sz="0" w:space="0" w:color="auto"/>
                <w:right w:val="none" w:sz="0" w:space="0" w:color="auto"/>
              </w:divBdr>
            </w:div>
            <w:div w:id="442965100">
              <w:marLeft w:val="0"/>
              <w:marRight w:val="0"/>
              <w:marTop w:val="0"/>
              <w:marBottom w:val="0"/>
              <w:divBdr>
                <w:top w:val="none" w:sz="0" w:space="0" w:color="auto"/>
                <w:left w:val="none" w:sz="0" w:space="0" w:color="auto"/>
                <w:bottom w:val="none" w:sz="0" w:space="0" w:color="auto"/>
                <w:right w:val="none" w:sz="0" w:space="0" w:color="auto"/>
              </w:divBdr>
              <w:divsChild>
                <w:div w:id="300186635">
                  <w:marLeft w:val="0"/>
                  <w:marRight w:val="0"/>
                  <w:marTop w:val="0"/>
                  <w:marBottom w:val="0"/>
                  <w:divBdr>
                    <w:top w:val="none" w:sz="0" w:space="0" w:color="auto"/>
                    <w:left w:val="none" w:sz="0" w:space="0" w:color="auto"/>
                    <w:bottom w:val="none" w:sz="0" w:space="0" w:color="auto"/>
                    <w:right w:val="none" w:sz="0" w:space="0" w:color="auto"/>
                  </w:divBdr>
                </w:div>
                <w:div w:id="1443189286">
                  <w:marLeft w:val="0"/>
                  <w:marRight w:val="0"/>
                  <w:marTop w:val="0"/>
                  <w:marBottom w:val="0"/>
                  <w:divBdr>
                    <w:top w:val="none" w:sz="0" w:space="0" w:color="auto"/>
                    <w:left w:val="none" w:sz="0" w:space="0" w:color="auto"/>
                    <w:bottom w:val="none" w:sz="0" w:space="0" w:color="auto"/>
                    <w:right w:val="none" w:sz="0" w:space="0" w:color="auto"/>
                  </w:divBdr>
                </w:div>
              </w:divsChild>
            </w:div>
            <w:div w:id="1148403278">
              <w:marLeft w:val="120"/>
              <w:marRight w:val="0"/>
              <w:marTop w:val="0"/>
              <w:marBottom w:val="0"/>
              <w:divBdr>
                <w:top w:val="none" w:sz="0" w:space="0" w:color="auto"/>
                <w:left w:val="none" w:sz="0" w:space="0" w:color="auto"/>
                <w:bottom w:val="none" w:sz="0" w:space="0" w:color="auto"/>
                <w:right w:val="none" w:sz="0" w:space="0" w:color="auto"/>
              </w:divBdr>
              <w:divsChild>
                <w:div w:id="164438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13253">
          <w:marLeft w:val="0"/>
          <w:marRight w:val="0"/>
          <w:marTop w:val="150"/>
          <w:marBottom w:val="0"/>
          <w:divBdr>
            <w:top w:val="single" w:sz="6" w:space="0" w:color="EAEAEA"/>
            <w:left w:val="none" w:sz="0" w:space="0" w:color="auto"/>
            <w:bottom w:val="none" w:sz="0" w:space="8" w:color="auto"/>
            <w:right w:val="none" w:sz="0" w:space="0" w:color="auto"/>
          </w:divBdr>
          <w:divsChild>
            <w:div w:id="1258175460">
              <w:marLeft w:val="0"/>
              <w:marRight w:val="0"/>
              <w:marTop w:val="0"/>
              <w:marBottom w:val="0"/>
              <w:divBdr>
                <w:top w:val="none" w:sz="0" w:space="0" w:color="auto"/>
                <w:left w:val="none" w:sz="0" w:space="0" w:color="auto"/>
                <w:bottom w:val="none" w:sz="0" w:space="0" w:color="auto"/>
                <w:right w:val="none" w:sz="0" w:space="0" w:color="auto"/>
              </w:divBdr>
            </w:div>
            <w:div w:id="96753648">
              <w:marLeft w:val="0"/>
              <w:marRight w:val="0"/>
              <w:marTop w:val="0"/>
              <w:marBottom w:val="0"/>
              <w:divBdr>
                <w:top w:val="none" w:sz="0" w:space="0" w:color="auto"/>
                <w:left w:val="none" w:sz="0" w:space="0" w:color="auto"/>
                <w:bottom w:val="none" w:sz="0" w:space="0" w:color="auto"/>
                <w:right w:val="none" w:sz="0" w:space="0" w:color="auto"/>
              </w:divBdr>
            </w:div>
            <w:div w:id="1203584">
              <w:marLeft w:val="0"/>
              <w:marRight w:val="0"/>
              <w:marTop w:val="0"/>
              <w:marBottom w:val="0"/>
              <w:divBdr>
                <w:top w:val="none" w:sz="0" w:space="0" w:color="auto"/>
                <w:left w:val="none" w:sz="0" w:space="0" w:color="auto"/>
                <w:bottom w:val="none" w:sz="0" w:space="0" w:color="auto"/>
                <w:right w:val="none" w:sz="0" w:space="0" w:color="auto"/>
              </w:divBdr>
            </w:div>
            <w:div w:id="1093546109">
              <w:marLeft w:val="0"/>
              <w:marRight w:val="0"/>
              <w:marTop w:val="0"/>
              <w:marBottom w:val="0"/>
              <w:divBdr>
                <w:top w:val="none" w:sz="0" w:space="0" w:color="auto"/>
                <w:left w:val="none" w:sz="0" w:space="0" w:color="auto"/>
                <w:bottom w:val="none" w:sz="0" w:space="0" w:color="auto"/>
                <w:right w:val="none" w:sz="0" w:space="0" w:color="auto"/>
              </w:divBdr>
            </w:div>
          </w:divsChild>
        </w:div>
        <w:div w:id="103547809">
          <w:marLeft w:val="0"/>
          <w:marRight w:val="0"/>
          <w:marTop w:val="0"/>
          <w:marBottom w:val="0"/>
          <w:divBdr>
            <w:top w:val="none" w:sz="0" w:space="0" w:color="auto"/>
            <w:left w:val="none" w:sz="0" w:space="0" w:color="auto"/>
            <w:bottom w:val="none" w:sz="0" w:space="0" w:color="auto"/>
            <w:right w:val="none" w:sz="0" w:space="0" w:color="auto"/>
          </w:divBdr>
        </w:div>
      </w:divsChild>
    </w:div>
    <w:div w:id="1580940228">
      <w:bodyDiv w:val="1"/>
      <w:marLeft w:val="0"/>
      <w:marRight w:val="0"/>
      <w:marTop w:val="0"/>
      <w:marBottom w:val="0"/>
      <w:divBdr>
        <w:top w:val="none" w:sz="0" w:space="0" w:color="auto"/>
        <w:left w:val="none" w:sz="0" w:space="0" w:color="auto"/>
        <w:bottom w:val="none" w:sz="0" w:space="0" w:color="auto"/>
        <w:right w:val="none" w:sz="0" w:space="0" w:color="auto"/>
      </w:divBdr>
      <w:divsChild>
        <w:div w:id="54159446">
          <w:marLeft w:val="336"/>
          <w:marRight w:val="0"/>
          <w:marTop w:val="120"/>
          <w:marBottom w:val="312"/>
          <w:divBdr>
            <w:top w:val="none" w:sz="0" w:space="0" w:color="auto"/>
            <w:left w:val="none" w:sz="0" w:space="0" w:color="auto"/>
            <w:bottom w:val="none" w:sz="0" w:space="0" w:color="auto"/>
            <w:right w:val="none" w:sz="0" w:space="0" w:color="auto"/>
          </w:divBdr>
          <w:divsChild>
            <w:div w:id="576671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40368099">
          <w:marLeft w:val="336"/>
          <w:marRight w:val="0"/>
          <w:marTop w:val="120"/>
          <w:marBottom w:val="312"/>
          <w:divBdr>
            <w:top w:val="none" w:sz="0" w:space="0" w:color="auto"/>
            <w:left w:val="none" w:sz="0" w:space="0" w:color="auto"/>
            <w:bottom w:val="none" w:sz="0" w:space="0" w:color="auto"/>
            <w:right w:val="none" w:sz="0" w:space="0" w:color="auto"/>
          </w:divBdr>
          <w:divsChild>
            <w:div w:id="16751080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31702453">
          <w:marLeft w:val="336"/>
          <w:marRight w:val="0"/>
          <w:marTop w:val="120"/>
          <w:marBottom w:val="312"/>
          <w:divBdr>
            <w:top w:val="none" w:sz="0" w:space="0" w:color="auto"/>
            <w:left w:val="none" w:sz="0" w:space="0" w:color="auto"/>
            <w:bottom w:val="none" w:sz="0" w:space="0" w:color="auto"/>
            <w:right w:val="none" w:sz="0" w:space="0" w:color="auto"/>
          </w:divBdr>
          <w:divsChild>
            <w:div w:id="76782088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15932048">
      <w:bodyDiv w:val="1"/>
      <w:marLeft w:val="0"/>
      <w:marRight w:val="0"/>
      <w:marTop w:val="0"/>
      <w:marBottom w:val="0"/>
      <w:divBdr>
        <w:top w:val="none" w:sz="0" w:space="0" w:color="auto"/>
        <w:left w:val="none" w:sz="0" w:space="0" w:color="auto"/>
        <w:bottom w:val="none" w:sz="0" w:space="0" w:color="auto"/>
        <w:right w:val="none" w:sz="0" w:space="0" w:color="auto"/>
      </w:divBdr>
    </w:div>
    <w:div w:id="1947610829">
      <w:bodyDiv w:val="1"/>
      <w:marLeft w:val="0"/>
      <w:marRight w:val="0"/>
      <w:marTop w:val="0"/>
      <w:marBottom w:val="0"/>
      <w:divBdr>
        <w:top w:val="none" w:sz="0" w:space="0" w:color="auto"/>
        <w:left w:val="none" w:sz="0" w:space="0" w:color="auto"/>
        <w:bottom w:val="none" w:sz="0" w:space="0" w:color="auto"/>
        <w:right w:val="none" w:sz="0" w:space="0" w:color="auto"/>
      </w:divBdr>
    </w:div>
    <w:div w:id="1978219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6.png"/><Relationship Id="rId18" Type="http://schemas.openxmlformats.org/officeDocument/2006/relationships/hyperlink" Target="http://en.wikipedia.org/wiki/Bilinear_interpolation" TargetMode="External"/><Relationship Id="rId26" Type="http://schemas.openxmlformats.org/officeDocument/2006/relationships/hyperlink" Target="https://gis.stackexchange.com/questions/15801/interpolate-undulations-for-given-points-using-a-geoid-model" TargetMode="External"/><Relationship Id="rId3" Type="http://schemas.openxmlformats.org/officeDocument/2006/relationships/settings" Target="settings.xml"/><Relationship Id="rId21" Type="http://schemas.openxmlformats.org/officeDocument/2006/relationships/hyperlink" Target="https://gis.stackexchange.com/posts/15804/edit" TargetMode="External"/><Relationship Id="rId34" Type="http://schemas.openxmlformats.org/officeDocument/2006/relationships/footer" Target="footer1.xml"/><Relationship Id="rId7" Type="http://schemas.openxmlformats.org/officeDocument/2006/relationships/image" Target="media/image3.gif"/><Relationship Id="rId12" Type="http://schemas.openxmlformats.org/officeDocument/2006/relationships/image" Target="media/image8.png"/><Relationship Id="rId17" Type="http://schemas.openxmlformats.org/officeDocument/2006/relationships/hyperlink" Target="https://gis.stackexchange.com/questions/15801/interpolate-undulations-for-given-points-using-a-geoid-model" TargetMode="External"/><Relationship Id="rId25" Type="http://schemas.openxmlformats.org/officeDocument/2006/relationships/hyperlink" Target="https://gis.stackexchange.com/users/4520/daikini" TargetMode="External"/><Relationship Id="rId33" Type="http://schemas.openxmlformats.org/officeDocument/2006/relationships/hyperlink" Target="https://gis.stackexchange.com/questions/15801/interpolate-undulations-for-given-points-using-a-geoid-model" TargetMode="Externa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hyperlink" Target="https://gis.stackexchange.com/a/15804" TargetMode="External"/><Relationship Id="rId29" Type="http://schemas.openxmlformats.org/officeDocument/2006/relationships/hyperlink" Target="https://gis.stackexchange.com/users/664/whub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7.png"/><Relationship Id="rId24" Type="http://schemas.openxmlformats.org/officeDocument/2006/relationships/hyperlink" Target="https://gis.stackexchange.com/users/664/whuber" TargetMode="External"/><Relationship Id="rId32" Type="http://schemas.openxmlformats.org/officeDocument/2006/relationships/hyperlink" Target="https://gis.stackexchange.com/users/687/markusn"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hyperlink" Target="https://gis.stackexchange.com/questions/15801/interpolate-undulations-for-given-points-using-a-geoid-model" TargetMode="External"/><Relationship Id="rId36" Type="http://schemas.microsoft.com/office/2011/relationships/people" Target="people.xm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hyperlink" Target="http://geographiclib.sourceforge.net/cgi-bin/GeoidEva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10.png"/><Relationship Id="rId22" Type="http://schemas.openxmlformats.org/officeDocument/2006/relationships/hyperlink" Target="https://gis.stackexchange.com/users/664/whuber" TargetMode="External"/><Relationship Id="rId27" Type="http://schemas.openxmlformats.org/officeDocument/2006/relationships/hyperlink" Target="https://gis.stackexchange.com/users/4520/daikini" TargetMode="External"/><Relationship Id="rId30" Type="http://schemas.openxmlformats.org/officeDocument/2006/relationships/hyperlink" Target="https://gis.stackexchange.com/questions/15801/interpolate-undulations-for-given-points-using-a-geoid-model"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16</Pages>
  <Words>3250</Words>
  <Characters>18530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 VONG</dc:creator>
  <cp:keywords/>
  <dc:description/>
  <cp:lastModifiedBy>Robert Wong</cp:lastModifiedBy>
  <cp:revision>8</cp:revision>
  <dcterms:created xsi:type="dcterms:W3CDTF">2017-12-30T01:06:00Z</dcterms:created>
  <dcterms:modified xsi:type="dcterms:W3CDTF">2017-12-31T08:18:00Z</dcterms:modified>
</cp:coreProperties>
</file>